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476F0" w:rsidRDefault="001476F0">
      <w:pPr>
        <w:widowControl w:val="0"/>
        <w:pBdr>
          <w:top w:val="nil"/>
          <w:left w:val="nil"/>
          <w:bottom w:val="nil"/>
          <w:right w:val="nil"/>
          <w:between w:val="nil"/>
        </w:pBdr>
        <w:spacing w:after="0" w:line="276" w:lineRule="auto"/>
      </w:pPr>
    </w:p>
    <w:p w14:paraId="00000002" w14:textId="77777777" w:rsidR="001476F0" w:rsidRDefault="001476F0">
      <w:pPr>
        <w:widowControl w:val="0"/>
        <w:pBdr>
          <w:top w:val="nil"/>
          <w:left w:val="nil"/>
          <w:bottom w:val="nil"/>
          <w:right w:val="nil"/>
          <w:between w:val="nil"/>
        </w:pBdr>
        <w:spacing w:after="0" w:line="276" w:lineRule="auto"/>
        <w:rPr>
          <w:color w:val="000000"/>
        </w:rPr>
      </w:pPr>
    </w:p>
    <w:p w14:paraId="00000003" w14:textId="77777777" w:rsidR="001476F0" w:rsidRDefault="0029207F">
      <w:pPr>
        <w:pBdr>
          <w:top w:val="nil"/>
          <w:left w:val="nil"/>
          <w:bottom w:val="nil"/>
          <w:right w:val="nil"/>
          <w:between w:val="nil"/>
        </w:pBdr>
        <w:spacing w:line="276" w:lineRule="auto"/>
        <w:jc w:val="both"/>
        <w:rPr>
          <w:color w:val="000000"/>
        </w:rPr>
        <w:sectPr w:rsidR="001476F0">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850" w:footer="708" w:gutter="0"/>
          <w:pgNumType w:start="1"/>
          <w:cols w:space="720"/>
        </w:sectPr>
      </w:pPr>
      <w:r>
        <w:rPr>
          <w:noProof/>
          <w:color w:val="000000"/>
        </w:rPr>
        <w:drawing>
          <wp:anchor distT="0" distB="0" distL="114300" distR="114300" simplePos="0" relativeHeight="251658240" behindDoc="0" locked="0" layoutInCell="1" hidden="0" allowOverlap="1" wp14:anchorId="14A40CA3" wp14:editId="07777777">
            <wp:simplePos x="0" y="0"/>
            <wp:positionH relativeFrom="page">
              <wp:posOffset>1579418</wp:posOffset>
            </wp:positionH>
            <wp:positionV relativeFrom="page">
              <wp:posOffset>2161309</wp:posOffset>
            </wp:positionV>
            <wp:extent cx="4404360" cy="1398905"/>
            <wp:effectExtent l="0" t="0" r="0" b="0"/>
            <wp:wrapNone/>
            <wp:docPr id="1327557318" name="image3.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3.png" descr="Forma&#10;&#10;Descripción generada automáticamente con confianza baja"/>
                    <pic:cNvPicPr preferRelativeResize="0"/>
                  </pic:nvPicPr>
                  <pic:blipFill>
                    <a:blip r:embed="rId17"/>
                    <a:srcRect t="35850" b="32383"/>
                    <a:stretch>
                      <a:fillRect/>
                    </a:stretch>
                  </pic:blipFill>
                  <pic:spPr>
                    <a:xfrm>
                      <a:off x="0" y="0"/>
                      <a:ext cx="4404360" cy="139890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42CBF74D" wp14:editId="07777777">
                <wp:simplePos x="0" y="0"/>
                <wp:positionH relativeFrom="column">
                  <wp:posOffset>723900</wp:posOffset>
                </wp:positionH>
                <wp:positionV relativeFrom="paragraph">
                  <wp:posOffset>6197600</wp:posOffset>
                </wp:positionV>
                <wp:extent cx="3914775" cy="1174115"/>
                <wp:effectExtent l="0" t="0" r="0" b="0"/>
                <wp:wrapNone/>
                <wp:docPr id="1327557315" name="Rectángulo 1327557315"/>
                <wp:cNvGraphicFramePr/>
                <a:graphic xmlns:a="http://schemas.openxmlformats.org/drawingml/2006/main">
                  <a:graphicData uri="http://schemas.microsoft.com/office/word/2010/wordprocessingShape">
                    <wps:wsp>
                      <wps:cNvSpPr/>
                      <wps:spPr>
                        <a:xfrm>
                          <a:off x="3398138" y="3202468"/>
                          <a:ext cx="3895725" cy="1155065"/>
                        </a:xfrm>
                        <a:prstGeom prst="rect">
                          <a:avLst/>
                        </a:prstGeom>
                        <a:solidFill>
                          <a:schemeClr val="lt1"/>
                        </a:solidFill>
                        <a:ln>
                          <a:noFill/>
                        </a:ln>
                      </wps:spPr>
                      <wps:txbx>
                        <w:txbxContent>
                          <w:p w14:paraId="06A641AF" w14:textId="77777777" w:rsidR="001476F0" w:rsidRDefault="0029207F">
                            <w:pPr>
                              <w:spacing w:after="0" w:line="255" w:lineRule="auto"/>
                              <w:jc w:val="center"/>
                              <w:textDirection w:val="btLr"/>
                            </w:pPr>
                            <w:r>
                              <w:rPr>
                                <w:b/>
                                <w:color w:val="000000"/>
                                <w:sz w:val="28"/>
                              </w:rPr>
                              <w:t>CONTRATO MARCO</w:t>
                            </w:r>
                          </w:p>
                          <w:p w14:paraId="333291C5" w14:textId="77777777" w:rsidR="001476F0" w:rsidRDefault="0029207F">
                            <w:pPr>
                              <w:spacing w:after="0" w:line="255" w:lineRule="auto"/>
                              <w:jc w:val="center"/>
                              <w:textDirection w:val="btLr"/>
                            </w:pPr>
                            <w:r>
                              <w:rPr>
                                <w:b/>
                                <w:color w:val="FF0000"/>
                                <w:sz w:val="28"/>
                              </w:rPr>
                              <w:t>IFISCAF</w:t>
                            </w:r>
                          </w:p>
                          <w:p w14:paraId="360F0772" w14:textId="77777777" w:rsidR="001476F0" w:rsidRDefault="0029207F">
                            <w:pPr>
                              <w:spacing w:after="0" w:line="255" w:lineRule="auto"/>
                              <w:jc w:val="center"/>
                              <w:textDirection w:val="btLr"/>
                            </w:pPr>
                            <w:r>
                              <w:rPr>
                                <w:b/>
                                <w:color w:val="000000"/>
                                <w:sz w:val="28"/>
                              </w:rPr>
                              <w:t>CAF</w:t>
                            </w:r>
                          </w:p>
                          <w:p w14:paraId="799D8201" w14:textId="77777777" w:rsidR="001476F0" w:rsidRDefault="0029207F">
                            <w:pPr>
                              <w:spacing w:after="0" w:line="255" w:lineRule="auto"/>
                              <w:jc w:val="center"/>
                              <w:textDirection w:val="btLr"/>
                            </w:pPr>
                            <w:r>
                              <w:rPr>
                                <w:b/>
                                <w:color w:val="000000"/>
                                <w:sz w:val="28"/>
                              </w:rPr>
                              <w:t>2024</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14:anchorId="18A6022B" wp14:editId="7777777">
                <wp:simplePos x="0" y="0"/>
                <wp:positionH relativeFrom="column">
                  <wp:posOffset>723900</wp:posOffset>
                </wp:positionH>
                <wp:positionV relativeFrom="paragraph">
                  <wp:posOffset>6197600</wp:posOffset>
                </wp:positionV>
                <wp:extent cx="3914775" cy="1174115"/>
                <wp:effectExtent l="0" t="0" r="0" b="0"/>
                <wp:wrapNone/>
                <wp:docPr id="1972409306"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3914775" cy="1174115"/>
                        </a:xfrm>
                        <a:prstGeom prst="rect"/>
                        <a:ln/>
                      </pic:spPr>
                    </pic:pic>
                  </a:graphicData>
                </a:graphic>
              </wp:anchor>
            </w:drawing>
          </mc:Fallback>
        </mc:AlternateContent>
      </w:r>
    </w:p>
    <w:p w14:paraId="00000004" w14:textId="77777777" w:rsidR="001476F0" w:rsidRDefault="0029207F">
      <w:pPr>
        <w:pBdr>
          <w:top w:val="nil"/>
          <w:left w:val="nil"/>
          <w:bottom w:val="nil"/>
          <w:right w:val="nil"/>
          <w:between w:val="nil"/>
        </w:pBdr>
        <w:spacing w:line="276" w:lineRule="auto"/>
        <w:jc w:val="both"/>
        <w:rPr>
          <w:b/>
          <w:color w:val="000000"/>
        </w:rPr>
      </w:pPr>
      <w:r>
        <w:rPr>
          <w:b/>
          <w:color w:val="000000"/>
        </w:rPr>
        <w:t>Contenido</w:t>
      </w:r>
    </w:p>
    <w:sdt>
      <w:sdtPr>
        <w:id w:val="-53242544"/>
        <w:docPartObj>
          <w:docPartGallery w:val="Table of Contents"/>
          <w:docPartUnique/>
        </w:docPartObj>
      </w:sdtPr>
      <w:sdtEndPr/>
      <w:sdtContent>
        <w:p w14:paraId="00000005" w14:textId="77777777" w:rsidR="001476F0" w:rsidRDefault="0029207F">
          <w:pPr>
            <w:pBdr>
              <w:top w:val="nil"/>
              <w:left w:val="nil"/>
              <w:bottom w:val="nil"/>
              <w:right w:val="nil"/>
              <w:between w:val="nil"/>
            </w:pBdr>
            <w:tabs>
              <w:tab w:val="right" w:pos="8494"/>
            </w:tabs>
            <w:spacing w:after="100"/>
            <w:rPr>
              <w:color w:val="000000"/>
            </w:rPr>
          </w:pPr>
          <w:r>
            <w:fldChar w:fldCharType="begin"/>
          </w:r>
          <w:r>
            <w:instrText xml:space="preserve"> TOC \h \u \z \t "Heading 1,1,Heading 2,2,Heading 3,3,"</w:instrText>
          </w:r>
          <w:r>
            <w:fldChar w:fldCharType="separate"/>
          </w:r>
          <w:hyperlink w:anchor="_heading=h.3rdcrjn">
            <w:r>
              <w:rPr>
                <w:color w:val="000000"/>
              </w:rPr>
              <w:t>Alcance técnico</w:t>
            </w:r>
            <w:r>
              <w:rPr>
                <w:color w:val="000000"/>
              </w:rPr>
              <w:tab/>
              <w:t>3</w:t>
            </w:r>
          </w:hyperlink>
        </w:p>
        <w:p w14:paraId="00000006" w14:textId="77777777" w:rsidR="001476F0" w:rsidRDefault="0029207F">
          <w:pPr>
            <w:pBdr>
              <w:top w:val="nil"/>
              <w:left w:val="nil"/>
              <w:bottom w:val="nil"/>
              <w:right w:val="nil"/>
              <w:between w:val="nil"/>
            </w:pBdr>
            <w:tabs>
              <w:tab w:val="left" w:pos="880"/>
              <w:tab w:val="right" w:pos="8494"/>
            </w:tabs>
            <w:spacing w:after="100" w:line="276" w:lineRule="auto"/>
            <w:ind w:left="220"/>
            <w:jc w:val="both"/>
            <w:rPr>
              <w:color w:val="000000"/>
            </w:rPr>
          </w:pPr>
          <w:hyperlink w:anchor="_heading=h.26in1rg">
            <w:r>
              <w:rPr>
                <w:color w:val="000000"/>
              </w:rPr>
              <w:t>Situación actual</w:t>
            </w:r>
            <w:r>
              <w:rPr>
                <w:color w:val="000000"/>
              </w:rPr>
              <w:tab/>
              <w:t>3</w:t>
            </w:r>
          </w:hyperlink>
        </w:p>
        <w:p w14:paraId="00000007" w14:textId="77777777" w:rsidR="001476F0" w:rsidRDefault="0029207F">
          <w:pPr>
            <w:pBdr>
              <w:top w:val="nil"/>
              <w:left w:val="nil"/>
              <w:bottom w:val="nil"/>
              <w:right w:val="nil"/>
              <w:between w:val="nil"/>
            </w:pBdr>
            <w:tabs>
              <w:tab w:val="left" w:pos="880"/>
              <w:tab w:val="right" w:pos="8494"/>
            </w:tabs>
            <w:spacing w:after="100" w:line="276" w:lineRule="auto"/>
            <w:ind w:left="220"/>
            <w:jc w:val="both"/>
            <w:rPr>
              <w:color w:val="000000"/>
            </w:rPr>
          </w:pPr>
          <w:hyperlink w:anchor="_heading=h.lnxbz9">
            <w:r>
              <w:rPr>
                <w:color w:val="000000"/>
              </w:rPr>
              <w:t>Definición de la necesidad</w:t>
            </w:r>
            <w:r>
              <w:rPr>
                <w:color w:val="000000"/>
              </w:rPr>
              <w:tab/>
              <w:t>3</w:t>
            </w:r>
          </w:hyperlink>
        </w:p>
        <w:p w14:paraId="00000008" w14:textId="77777777" w:rsidR="001476F0" w:rsidRDefault="0029207F">
          <w:pPr>
            <w:pBdr>
              <w:top w:val="nil"/>
              <w:left w:val="nil"/>
              <w:bottom w:val="nil"/>
              <w:right w:val="nil"/>
              <w:between w:val="nil"/>
            </w:pBdr>
            <w:tabs>
              <w:tab w:val="right" w:pos="8494"/>
            </w:tabs>
            <w:spacing w:after="100"/>
            <w:ind w:left="440"/>
            <w:rPr>
              <w:color w:val="000000"/>
            </w:rPr>
          </w:pPr>
          <w:hyperlink w:anchor="_heading=h.35nkun2">
            <w:r>
              <w:rPr>
                <w:color w:val="000000"/>
              </w:rPr>
              <w:t>Alcances</w:t>
            </w:r>
            <w:r>
              <w:rPr>
                <w:color w:val="000000"/>
              </w:rPr>
              <w:tab/>
              <w:t>3</w:t>
            </w:r>
          </w:hyperlink>
        </w:p>
        <w:p w14:paraId="00000009" w14:textId="77777777" w:rsidR="001476F0" w:rsidRDefault="0029207F">
          <w:pPr>
            <w:pBdr>
              <w:top w:val="nil"/>
              <w:left w:val="nil"/>
              <w:bottom w:val="nil"/>
              <w:right w:val="nil"/>
              <w:between w:val="nil"/>
            </w:pBdr>
            <w:tabs>
              <w:tab w:val="right" w:pos="8494"/>
            </w:tabs>
            <w:spacing w:after="100"/>
            <w:ind w:left="440"/>
            <w:rPr>
              <w:color w:val="000000"/>
            </w:rPr>
          </w:pPr>
          <w:hyperlink w:anchor="_heading=h.1ksv4uv">
            <w:r>
              <w:rPr>
                <w:color w:val="000000"/>
              </w:rPr>
              <w:t>Mockup/ ayudas visuales</w:t>
            </w:r>
            <w:r>
              <w:rPr>
                <w:color w:val="000000"/>
              </w:rPr>
              <w:tab/>
              <w:t>4</w:t>
            </w:r>
          </w:hyperlink>
        </w:p>
        <w:p w14:paraId="0000000A" w14:textId="77777777" w:rsidR="001476F0" w:rsidRDefault="0029207F">
          <w:pPr>
            <w:pBdr>
              <w:top w:val="nil"/>
              <w:left w:val="nil"/>
              <w:bottom w:val="nil"/>
              <w:right w:val="nil"/>
              <w:between w:val="nil"/>
            </w:pBdr>
            <w:tabs>
              <w:tab w:val="right" w:pos="8494"/>
            </w:tabs>
            <w:spacing w:after="100"/>
            <w:ind w:left="440"/>
            <w:rPr>
              <w:color w:val="000000"/>
            </w:rPr>
          </w:pPr>
          <w:hyperlink w:anchor="_heading=h.44sinio">
            <w:r>
              <w:rPr>
                <w:color w:val="000000"/>
              </w:rPr>
              <w:t>Beneficios</w:t>
            </w:r>
            <w:r>
              <w:rPr>
                <w:color w:val="000000"/>
              </w:rPr>
              <w:tab/>
              <w:t>10</w:t>
            </w:r>
          </w:hyperlink>
        </w:p>
        <w:p w14:paraId="0000000B" w14:textId="77777777" w:rsidR="001476F0" w:rsidRDefault="0029207F">
          <w:pPr>
            <w:pBdr>
              <w:top w:val="nil"/>
              <w:left w:val="nil"/>
              <w:bottom w:val="nil"/>
              <w:right w:val="nil"/>
              <w:between w:val="nil"/>
            </w:pBdr>
            <w:tabs>
              <w:tab w:val="right" w:pos="8494"/>
            </w:tabs>
            <w:spacing w:after="100"/>
            <w:ind w:left="440"/>
            <w:rPr>
              <w:color w:val="000000"/>
            </w:rPr>
          </w:pPr>
          <w:hyperlink w:anchor="_heading=h.2jxsxqh">
            <w:r>
              <w:rPr>
                <w:color w:val="000000"/>
              </w:rPr>
              <w:t>Limitaciones del proyecto</w:t>
            </w:r>
            <w:r>
              <w:rPr>
                <w:color w:val="000000"/>
              </w:rPr>
              <w:tab/>
              <w:t>10</w:t>
            </w:r>
          </w:hyperlink>
        </w:p>
        <w:p w14:paraId="0000000C" w14:textId="77777777" w:rsidR="001476F0" w:rsidRDefault="0029207F">
          <w:pPr>
            <w:pBdr>
              <w:top w:val="nil"/>
              <w:left w:val="nil"/>
              <w:bottom w:val="nil"/>
              <w:right w:val="nil"/>
              <w:between w:val="nil"/>
            </w:pBdr>
            <w:tabs>
              <w:tab w:val="right" w:pos="8494"/>
            </w:tabs>
            <w:spacing w:after="100"/>
            <w:ind w:left="440"/>
            <w:rPr>
              <w:color w:val="000000"/>
            </w:rPr>
          </w:pPr>
          <w:hyperlink w:anchor="_heading=h.z337ya">
            <w:r>
              <w:rPr>
                <w:color w:val="000000"/>
              </w:rPr>
              <w:t>Usuarios Finales</w:t>
            </w:r>
            <w:r>
              <w:rPr>
                <w:color w:val="000000"/>
              </w:rPr>
              <w:tab/>
              <w:t>10</w:t>
            </w:r>
          </w:hyperlink>
        </w:p>
        <w:p w14:paraId="0000000D" w14:textId="77777777" w:rsidR="001476F0" w:rsidRDefault="0029207F">
          <w:pPr>
            <w:pBdr>
              <w:top w:val="nil"/>
              <w:left w:val="nil"/>
              <w:bottom w:val="nil"/>
              <w:right w:val="nil"/>
              <w:between w:val="nil"/>
            </w:pBdr>
            <w:tabs>
              <w:tab w:val="left" w:pos="880"/>
              <w:tab w:val="right" w:pos="8494"/>
            </w:tabs>
            <w:spacing w:after="100" w:line="276" w:lineRule="auto"/>
            <w:ind w:left="220"/>
            <w:jc w:val="both"/>
            <w:rPr>
              <w:color w:val="000000"/>
            </w:rPr>
          </w:pPr>
          <w:hyperlink w:anchor="_heading=h.3j2qqm3">
            <w:r>
              <w:rPr>
                <w:color w:val="000000"/>
              </w:rPr>
              <w:t>Consideraciones</w:t>
            </w:r>
            <w:r>
              <w:rPr>
                <w:color w:val="000000"/>
              </w:rPr>
              <w:tab/>
              <w:t>10</w:t>
            </w:r>
          </w:hyperlink>
        </w:p>
        <w:p w14:paraId="0000000E" w14:textId="77777777" w:rsidR="001476F0" w:rsidRDefault="0029207F">
          <w:pPr>
            <w:pBdr>
              <w:top w:val="nil"/>
              <w:left w:val="nil"/>
              <w:bottom w:val="nil"/>
              <w:right w:val="nil"/>
              <w:between w:val="nil"/>
            </w:pBdr>
            <w:tabs>
              <w:tab w:val="left" w:pos="880"/>
              <w:tab w:val="right" w:pos="8494"/>
            </w:tabs>
            <w:spacing w:after="100" w:line="276" w:lineRule="auto"/>
            <w:ind w:left="220"/>
            <w:jc w:val="both"/>
            <w:rPr>
              <w:color w:val="000000"/>
            </w:rPr>
          </w:pPr>
          <w:hyperlink w:anchor="_heading=h.1y810tw">
            <w:r>
              <w:rPr>
                <w:color w:val="000000"/>
              </w:rPr>
              <w:t>Información Adicional importante</w:t>
            </w:r>
            <w:r>
              <w:rPr>
                <w:color w:val="000000"/>
              </w:rPr>
              <w:tab/>
              <w:t>11</w:t>
            </w:r>
          </w:hyperlink>
        </w:p>
        <w:p w14:paraId="0000000F" w14:textId="77777777" w:rsidR="001476F0" w:rsidRDefault="0029207F">
          <w:pPr>
            <w:pBdr>
              <w:top w:val="nil"/>
              <w:left w:val="nil"/>
              <w:bottom w:val="nil"/>
              <w:right w:val="nil"/>
              <w:between w:val="nil"/>
            </w:pBdr>
            <w:spacing w:line="276" w:lineRule="auto"/>
            <w:jc w:val="both"/>
            <w:rPr>
              <w:color w:val="000000"/>
            </w:rPr>
          </w:pPr>
          <w:r>
            <w:fldChar w:fldCharType="end"/>
          </w:r>
        </w:p>
      </w:sdtContent>
    </w:sdt>
    <w:p w14:paraId="00000010" w14:textId="77777777" w:rsidR="001476F0" w:rsidRDefault="001476F0">
      <w:pPr>
        <w:pBdr>
          <w:top w:val="nil"/>
          <w:left w:val="nil"/>
          <w:bottom w:val="nil"/>
          <w:right w:val="nil"/>
          <w:between w:val="nil"/>
        </w:pBdr>
        <w:spacing w:line="276" w:lineRule="auto"/>
        <w:jc w:val="both"/>
        <w:rPr>
          <w:b/>
          <w:color w:val="000000"/>
          <w:highlight w:val="cyan"/>
        </w:rPr>
      </w:pPr>
      <w:bookmarkStart w:id="0" w:name="_heading=h.gjdgxs" w:colFirst="0" w:colLast="0"/>
      <w:bookmarkEnd w:id="0"/>
    </w:p>
    <w:p w14:paraId="00000011" w14:textId="77777777" w:rsidR="001476F0" w:rsidRDefault="0029207F">
      <w:pPr>
        <w:pBdr>
          <w:top w:val="nil"/>
          <w:left w:val="nil"/>
          <w:bottom w:val="nil"/>
          <w:right w:val="nil"/>
          <w:between w:val="nil"/>
        </w:pBdr>
        <w:rPr>
          <w:b/>
          <w:color w:val="000000"/>
          <w:highlight w:val="cyan"/>
        </w:rPr>
      </w:pPr>
      <w:r>
        <w:br w:type="page"/>
      </w:r>
    </w:p>
    <w:p w14:paraId="00000012" w14:textId="77777777" w:rsidR="001476F0" w:rsidRDefault="0029207F">
      <w:pPr>
        <w:pStyle w:val="Ttulo1"/>
      </w:pPr>
      <w:bookmarkStart w:id="1" w:name="_heading=h.3rdcrjn" w:colFirst="0" w:colLast="0"/>
      <w:bookmarkEnd w:id="1"/>
      <w:r>
        <w:t>Alcance técnico</w:t>
      </w:r>
    </w:p>
    <w:p w14:paraId="00000013" w14:textId="77777777" w:rsidR="001476F0" w:rsidRDefault="0029207F">
      <w:pPr>
        <w:pStyle w:val="Ttulo2"/>
      </w:pPr>
      <w:bookmarkStart w:id="2" w:name="_heading=h.26in1rg" w:colFirst="0" w:colLast="0"/>
      <w:bookmarkEnd w:id="2"/>
      <w:r>
        <w:t>Situación actual</w:t>
      </w:r>
    </w:p>
    <w:p w14:paraId="00000014" w14:textId="77777777" w:rsidR="001476F0" w:rsidRDefault="0029207F">
      <w:pPr>
        <w:pBdr>
          <w:top w:val="nil"/>
          <w:left w:val="nil"/>
          <w:bottom w:val="nil"/>
          <w:right w:val="nil"/>
          <w:between w:val="nil"/>
        </w:pBdr>
        <w:spacing w:line="276" w:lineRule="auto"/>
        <w:jc w:val="both"/>
        <w:rPr>
          <w:color w:val="000000"/>
        </w:rPr>
      </w:pPr>
      <w:r>
        <w:rPr>
          <w:color w:val="000000"/>
        </w:rPr>
        <w:t>Actualmente, la Dirección de Riesgos No Soberano, lleva el proceso de Evaluación de Sistemas Financieros de forma manual, no tienen una herramienta que facilite la toma de decisiones estratégicas en el sector financiero, que permita integrar los datos procedentes de fuentes externas: Standard &amp; Poor, Moodys, Bloomberg, etc., por lo que el proceso de análisis y generación de informes es lento.</w:t>
      </w:r>
    </w:p>
    <w:p w14:paraId="00000015" w14:textId="77777777" w:rsidR="001476F0" w:rsidRDefault="001476F0">
      <w:pPr>
        <w:pStyle w:val="Ttulo2"/>
      </w:pPr>
    </w:p>
    <w:p w14:paraId="00000016" w14:textId="77777777" w:rsidR="001476F0" w:rsidRDefault="0029207F">
      <w:pPr>
        <w:pStyle w:val="Ttulo2"/>
      </w:pPr>
      <w:bookmarkStart w:id="3" w:name="_heading=h.lnxbz9" w:colFirst="0" w:colLast="0"/>
      <w:bookmarkEnd w:id="3"/>
      <w:r>
        <w:t>Definición de la necesidad</w:t>
      </w:r>
    </w:p>
    <w:p w14:paraId="00000017" w14:textId="77777777" w:rsidR="001476F0" w:rsidRDefault="0029207F">
      <w:pPr>
        <w:pStyle w:val="Ttulo3"/>
      </w:pPr>
      <w:bookmarkStart w:id="4" w:name="_heading=h.35nkun2" w:colFirst="0" w:colLast="0"/>
      <w:bookmarkEnd w:id="4"/>
      <w:r>
        <w:t>Alcances</w:t>
      </w:r>
    </w:p>
    <w:p w14:paraId="00000018" w14:textId="77777777" w:rsidR="001476F0" w:rsidRDefault="0029207F">
      <w:pPr>
        <w:pBdr>
          <w:top w:val="nil"/>
          <w:left w:val="nil"/>
          <w:bottom w:val="nil"/>
          <w:right w:val="nil"/>
          <w:between w:val="nil"/>
        </w:pBdr>
        <w:spacing w:line="276" w:lineRule="auto"/>
        <w:jc w:val="both"/>
        <w:rPr>
          <w:color w:val="000000"/>
        </w:rPr>
      </w:pPr>
      <w:r>
        <w:rPr>
          <w:color w:val="000000"/>
        </w:rPr>
        <w:t xml:space="preserve">Se requiere un aplicativo que automatice la evaluación de los sistemas financieros de los países, mediante la solución de inteligencia artificial (IA). Este aplicativo deberá analizar y clasificar información financiera de los países disponible en internet en fuentes como: Informes de Standard &amp; Poor y Bloomberg, Leyes y regulaciones financieras, Datos del DEM u otros, y almacenarlos en un Data Lake. Los datos en el Data Lake deben ser procesados para ser analizados y preparados de forma que puedan ser consumidos en Informes. </w:t>
      </w:r>
    </w:p>
    <w:sdt>
      <w:sdtPr>
        <w:tag w:val="goog_rdk_2"/>
        <w:id w:val="728884297"/>
      </w:sdtPr>
      <w:sdtEndPr/>
      <w:sdtContent>
        <w:p w14:paraId="00000019" w14:textId="77777777" w:rsidR="001476F0" w:rsidRDefault="0029207F">
          <w:pPr>
            <w:pBdr>
              <w:top w:val="nil"/>
              <w:left w:val="nil"/>
              <w:bottom w:val="nil"/>
              <w:right w:val="nil"/>
              <w:between w:val="nil"/>
            </w:pBdr>
            <w:spacing w:line="276" w:lineRule="auto"/>
            <w:jc w:val="both"/>
            <w:rPr>
              <w:del w:id="5" w:author="Tamara Medina" w:date="2024-09-27T14:22:00Z"/>
              <w:color w:val="000000"/>
              <w:u w:val="single"/>
            </w:rPr>
          </w:pPr>
          <w:r>
            <w:rPr>
              <w:color w:val="000000"/>
            </w:rPr>
            <w:t xml:space="preserve">La información a analizar y clasificar será a través de documentos que cargará el usuario en la herramienta IA. Uno de los formatos de ejemplo es el archivo </w:t>
          </w:r>
          <w:r>
            <w:rPr>
              <w:color w:val="000000"/>
              <w:u w:val="single"/>
            </w:rPr>
            <w:t>SPGlobal_Brazil_CountryRegionProfile_09-09-2024.pdf</w:t>
          </w:r>
          <w:sdt>
            <w:sdtPr>
              <w:tag w:val="goog_rdk_0"/>
              <w:id w:val="-2039426777"/>
            </w:sdtPr>
            <w:sdtEndPr/>
            <w:sdtContent>
              <w:ins w:id="6" w:author="Tamara Medina" w:date="2024-09-27T14:22:00Z">
                <w:r>
                  <w:rPr>
                    <w:color w:val="000000"/>
                    <w:u w:val="single"/>
                  </w:rPr>
                  <w:t>. Adicional, el usuario también tiene la necesidad de analizar la información de cartera y montos aprobados por clientes, la cual será extraída y descargada del sistema Sofía, ejemplo de estos documentos lo tenemos en los archivos Cartera Total por País.pdf y Cartera_Montos Aprobados_por Clientes.pdf</w:t>
                </w:r>
              </w:ins>
            </w:sdtContent>
          </w:sdt>
          <w:r>
            <w:rPr>
              <w:color w:val="000000"/>
              <w:u w:val="single"/>
            </w:rPr>
            <w:t>. Otro de los documentos que tiene información a extraer y parte de la que se requiere ser visualizada y analizada, se encuentra en el Excel Resumen Sistemas Nuevo v.8.1 Valores.xlsx. Los indicadores y criterios necesarios para generar las tablas descriptivas y realizar el análisis financiero de los países se encuentra en los documentos mencionados anteriormente.</w:t>
          </w:r>
          <w:sdt>
            <w:sdtPr>
              <w:tag w:val="goog_rdk_1"/>
              <w:id w:val="583496201"/>
            </w:sdtPr>
            <w:sdtEndPr/>
            <w:sdtContent/>
          </w:sdt>
        </w:p>
      </w:sdtContent>
    </w:sdt>
    <w:p w14:paraId="0000001A" w14:textId="77777777" w:rsidR="001476F0" w:rsidRDefault="0029207F">
      <w:pPr>
        <w:pBdr>
          <w:top w:val="nil"/>
          <w:left w:val="nil"/>
          <w:bottom w:val="nil"/>
          <w:right w:val="nil"/>
          <w:between w:val="nil"/>
        </w:pBdr>
        <w:spacing w:line="276" w:lineRule="auto"/>
        <w:jc w:val="both"/>
        <w:rPr>
          <w:color w:val="000000"/>
        </w:rPr>
      </w:pPr>
      <w:r>
        <w:rPr>
          <w:color w:val="000000"/>
        </w:rPr>
        <w:t>Se debe</w:t>
      </w:r>
      <w:sdt>
        <w:sdtPr>
          <w:tag w:val="goog_rdk_3"/>
          <w:id w:val="535321232"/>
        </w:sdtPr>
        <w:sdtEndPr/>
        <w:sdtContent>
          <w:del w:id="7" w:author="MEDINA, TAMARA (EXTERNO)" w:date="2024-09-24T19:02:00Z">
            <w:r>
              <w:rPr>
                <w:color w:val="000000"/>
              </w:rPr>
              <w:delText>n</w:delText>
            </w:r>
          </w:del>
        </w:sdtContent>
      </w:sdt>
      <w:r>
        <w:rPr>
          <w:color w:val="000000"/>
        </w:rPr>
        <w:t xml:space="preserve"> </w:t>
      </w:r>
      <w:sdt>
        <w:sdtPr>
          <w:tag w:val="goog_rdk_4"/>
          <w:id w:val="-1700458668"/>
        </w:sdtPr>
        <w:sdtEndPr/>
        <w:sdtContent>
          <w:del w:id="8" w:author="MEDINA, TAMARA (EXTERNO)" w:date="2024-09-24T19:03:00Z">
            <w:r>
              <w:rPr>
                <w:color w:val="000000"/>
              </w:rPr>
              <w:delText xml:space="preserve">generar </w:delText>
            </w:r>
          </w:del>
        </w:sdtContent>
      </w:sdt>
      <w:sdt>
        <w:sdtPr>
          <w:tag w:val="goog_rdk_5"/>
          <w:id w:val="1363710556"/>
        </w:sdtPr>
        <w:sdtEndPr/>
        <w:sdtContent>
          <w:ins w:id="9" w:author="MEDINA, TAMARA (EXTERNO)" w:date="2024-09-24T19:03:00Z">
            <w:r>
              <w:rPr>
                <w:color w:val="000000"/>
              </w:rPr>
              <w:t xml:space="preserve">realizar un </w:t>
            </w:r>
          </w:ins>
        </w:sdtContent>
      </w:sdt>
      <w:r>
        <w:rPr>
          <w:color w:val="000000"/>
        </w:rPr>
        <w:t>análisis</w:t>
      </w:r>
      <w:sdt>
        <w:sdtPr>
          <w:tag w:val="goog_rdk_6"/>
          <w:id w:val="710460587"/>
        </w:sdtPr>
        <w:sdtEndPr/>
        <w:sdtContent>
          <w:ins w:id="10" w:author="MEDINA, TAMARA (EXTERNO)" w:date="2024-09-24T19:04:00Z">
            <w:r>
              <w:rPr>
                <w:color w:val="000000"/>
              </w:rPr>
              <w:t xml:space="preserve"> de la situación financiera actual, considerando el entorno macroeconómico</w:t>
            </w:r>
          </w:ins>
        </w:sdtContent>
      </w:sdt>
      <w:sdt>
        <w:sdtPr>
          <w:tag w:val="goog_rdk_7"/>
          <w:id w:val="772213837"/>
        </w:sdtPr>
        <w:sdtEndPr/>
        <w:sdtContent>
          <w:del w:id="11" w:author="MEDINA, TAMARA (EXTERNO)" w:date="2024-09-24T19:04:00Z">
            <w:r>
              <w:rPr>
                <w:color w:val="000000"/>
              </w:rPr>
              <w:delText xml:space="preserve"> predictivos </w:delText>
            </w:r>
          </w:del>
          <w:sdt>
            <w:sdtPr>
              <w:tag w:val="goog_rdk_8"/>
              <w:id w:val="735520798"/>
            </w:sdtPr>
            <w:sdtEndPr/>
            <w:sdtContent>
              <w:commentRangeStart w:id="12"/>
            </w:sdtContent>
          </w:sdt>
          <w:customXmlDelRangeStart w:id="13" w:author="MEDINA, TAMARA (EXTERNO)" w:date="2024-09-24T19:04:00Z"/>
          <w:sdt>
            <w:sdtPr>
              <w:tag w:val="goog_rdk_9"/>
              <w:id w:val="1248230806"/>
            </w:sdtPr>
            <w:sdtEndPr/>
            <w:sdtContent>
              <w:customXmlDelRangeEnd w:id="13"/>
              <w:commentRangeStart w:id="14"/>
              <w:customXmlDelRangeStart w:id="15" w:author="MEDINA, TAMARA (EXTERNO)" w:date="2024-09-24T19:04:00Z"/>
            </w:sdtContent>
          </w:sdt>
          <w:customXmlDelRangeEnd w:id="15"/>
          <w:del w:id="16" w:author="MEDINA, TAMARA (EXTERNO)" w:date="2024-09-24T19:04:00Z">
            <w:r>
              <w:rPr>
                <w:color w:val="000000"/>
              </w:rPr>
              <w:delText>y proyecciones financieras</w:delText>
            </w:r>
          </w:del>
        </w:sdtContent>
      </w:sdt>
      <w:commentRangeEnd w:id="12"/>
      <w:r>
        <w:commentReference w:id="12"/>
      </w:r>
      <w:commentRangeEnd w:id="14"/>
      <w:r>
        <w:commentReference w:id="14"/>
      </w:r>
      <w:r>
        <w:rPr>
          <w:color w:val="000000"/>
        </w:rPr>
        <w:t xml:space="preserve"> basad</w:t>
      </w:r>
      <w:sdt>
        <w:sdtPr>
          <w:tag w:val="goog_rdk_10"/>
          <w:id w:val="-597330976"/>
        </w:sdtPr>
        <w:sdtEndPr/>
        <w:sdtContent>
          <w:ins w:id="17" w:author="MEDINA, TAMARA (EXTERNO)" w:date="2024-09-24T19:04:00Z">
            <w:r>
              <w:rPr>
                <w:color w:val="000000"/>
              </w:rPr>
              <w:t>o</w:t>
            </w:r>
          </w:ins>
        </w:sdtContent>
      </w:sdt>
      <w:sdt>
        <w:sdtPr>
          <w:tag w:val="goog_rdk_11"/>
          <w:id w:val="-1543439012"/>
        </w:sdtPr>
        <w:sdtEndPr/>
        <w:sdtContent>
          <w:del w:id="18" w:author="MEDINA, TAMARA (EXTERNO)" w:date="2024-09-24T19:04:00Z">
            <w:r>
              <w:rPr>
                <w:color w:val="000000"/>
              </w:rPr>
              <w:delText>as</w:delText>
            </w:r>
          </w:del>
        </w:sdtContent>
      </w:sdt>
      <w:r>
        <w:rPr>
          <w:color w:val="000000"/>
        </w:rPr>
        <w:t xml:space="preserve"> en los datos recopilados y mostrar la información clasificada con una estructura fácil de usar para la revisión y toma de decisiones en el análisis financiero de los países. Podría ser útil aplicar IA generativa con el fin de obtener la narrativa que se incluirá en la presentación de una manera muy intuitiva.</w:t>
      </w:r>
    </w:p>
    <w:p w14:paraId="0000001B" w14:textId="77777777" w:rsidR="001476F0" w:rsidRDefault="001476F0">
      <w:pPr>
        <w:pBdr>
          <w:top w:val="nil"/>
          <w:left w:val="nil"/>
          <w:bottom w:val="nil"/>
          <w:right w:val="nil"/>
          <w:between w:val="nil"/>
        </w:pBdr>
        <w:spacing w:line="276" w:lineRule="auto"/>
        <w:jc w:val="both"/>
        <w:rPr>
          <w:color w:val="000000"/>
        </w:rPr>
      </w:pPr>
    </w:p>
    <w:p w14:paraId="0000001C" w14:textId="77777777" w:rsidR="001476F0" w:rsidRDefault="0029207F">
      <w:pPr>
        <w:pBdr>
          <w:top w:val="nil"/>
          <w:left w:val="nil"/>
          <w:bottom w:val="nil"/>
          <w:right w:val="nil"/>
          <w:between w:val="nil"/>
        </w:pBdr>
        <w:spacing w:line="276" w:lineRule="auto"/>
        <w:jc w:val="both"/>
        <w:rPr>
          <w:color w:val="000000"/>
        </w:rPr>
      </w:pPr>
      <w:r>
        <w:rPr>
          <w:noProof/>
          <w:color w:val="000000"/>
        </w:rPr>
        <w:drawing>
          <wp:inline distT="0" distB="0" distL="0" distR="0" wp14:anchorId="79543CAD" wp14:editId="07777777">
            <wp:extent cx="5400040" cy="4050030"/>
            <wp:effectExtent l="0" t="0" r="0" b="0"/>
            <wp:docPr id="13275573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400040" cy="4050030"/>
                    </a:xfrm>
                    <a:prstGeom prst="rect">
                      <a:avLst/>
                    </a:prstGeom>
                    <a:ln/>
                  </pic:spPr>
                </pic:pic>
              </a:graphicData>
            </a:graphic>
          </wp:inline>
        </w:drawing>
      </w:r>
    </w:p>
    <w:p w14:paraId="0000001D" w14:textId="77777777" w:rsidR="001476F0" w:rsidRDefault="001476F0">
      <w:pPr>
        <w:pBdr>
          <w:top w:val="nil"/>
          <w:left w:val="nil"/>
          <w:bottom w:val="nil"/>
          <w:right w:val="nil"/>
          <w:between w:val="nil"/>
        </w:pBdr>
        <w:spacing w:line="276" w:lineRule="auto"/>
        <w:ind w:left="2138"/>
        <w:jc w:val="both"/>
        <w:rPr>
          <w:color w:val="000000"/>
        </w:rPr>
      </w:pPr>
    </w:p>
    <w:p w14:paraId="0000001E" w14:textId="77777777" w:rsidR="001476F0" w:rsidRDefault="0029207F">
      <w:pPr>
        <w:pStyle w:val="Ttulo3"/>
      </w:pPr>
      <w:bookmarkStart w:id="19" w:name="_heading=h.1ksv4uv" w:colFirst="0" w:colLast="0"/>
      <w:bookmarkEnd w:id="19"/>
      <w:r>
        <w:t>Mockup/ ayudas visuales</w:t>
      </w:r>
    </w:p>
    <w:p w14:paraId="0000001F" w14:textId="77777777" w:rsidR="001476F0" w:rsidRDefault="0029207F">
      <w:pPr>
        <w:pBdr>
          <w:top w:val="nil"/>
          <w:left w:val="nil"/>
          <w:bottom w:val="nil"/>
          <w:right w:val="nil"/>
          <w:between w:val="nil"/>
        </w:pBdr>
        <w:jc w:val="both"/>
        <w:rPr>
          <w:color w:val="000000"/>
        </w:rPr>
      </w:pPr>
      <w:r>
        <w:rPr>
          <w:color w:val="000000"/>
        </w:rPr>
        <w:t>Funcionalidades que debe tener el aplicativo:</w:t>
      </w:r>
    </w:p>
    <w:p w14:paraId="00000021" w14:textId="73357895" w:rsidR="001476F0" w:rsidRDefault="0029207F" w:rsidP="663D4B96">
      <w:pPr>
        <w:numPr>
          <w:ilvl w:val="0"/>
          <w:numId w:val="3"/>
        </w:numPr>
        <w:pBdr>
          <w:top w:val="nil"/>
          <w:left w:val="nil"/>
          <w:bottom w:val="nil"/>
          <w:right w:val="nil"/>
          <w:between w:val="nil"/>
        </w:pBdr>
        <w:spacing w:after="0"/>
        <w:jc w:val="both"/>
        <w:rPr>
          <w:color w:val="000000"/>
        </w:rPr>
      </w:pPr>
      <w:r w:rsidRPr="663D4B96">
        <w:rPr>
          <w:b/>
          <w:bCs/>
          <w:color w:val="000000" w:themeColor="text1"/>
        </w:rPr>
        <w:t>Cargar documentos:</w:t>
      </w:r>
      <w:r w:rsidRPr="663D4B96">
        <w:rPr>
          <w:color w:val="000000" w:themeColor="text1"/>
        </w:rPr>
        <w:t xml:space="preserve"> Se podrán cargar documentos en formato PDF</w:t>
      </w:r>
      <w:r w:rsidR="65348F18" w:rsidRPr="663D4B96">
        <w:rPr>
          <w:color w:val="000000" w:themeColor="text1"/>
        </w:rPr>
        <w:t xml:space="preserve"> y</w:t>
      </w:r>
      <w:r w:rsidRPr="663D4B96">
        <w:rPr>
          <w:color w:val="000000" w:themeColor="text1"/>
        </w:rPr>
        <w:t xml:space="preserve"> Excel. La cantidad de documentos recomendada para cargar y analizar es de cinco (5)</w:t>
      </w:r>
      <w:sdt>
        <w:sdtPr>
          <w:tag w:val="goog_rdk_12"/>
          <w:id w:val="369031030"/>
        </w:sdtPr>
        <w:sdtEndPr/>
        <w:sdtContent>
          <w:ins w:id="20" w:author="Tamara Medina" w:date="2024-09-27T14:25:00Z">
            <w:r w:rsidRPr="663D4B96">
              <w:rPr>
                <w:color w:val="000000" w:themeColor="text1"/>
              </w:rPr>
              <w:t>.</w:t>
            </w:r>
          </w:ins>
        </w:sdtContent>
      </w:sdt>
      <w:r w:rsidRPr="663D4B96">
        <w:rPr>
          <w:color w:val="000000" w:themeColor="text1"/>
        </w:rPr>
        <w:t xml:space="preserve"> El formato y cantidad de documentos puede generar un mayor tiempo en la carga y análisis de </w:t>
      </w:r>
      <w:r w:rsidR="0F81B9D4" w:rsidRPr="663D4B96">
        <w:rPr>
          <w:color w:val="000000" w:themeColor="text1"/>
        </w:rPr>
        <w:t>estos</w:t>
      </w:r>
      <w:r w:rsidRPr="663D4B96">
        <w:rPr>
          <w:color w:val="000000" w:themeColor="text1"/>
        </w:rPr>
        <w:t xml:space="preserve">. La carga de los documentos a evaluar serán los siguientes: </w:t>
      </w:r>
    </w:p>
    <w:p w14:paraId="00000022" w14:textId="6DB58D57" w:rsidR="001476F0" w:rsidRDefault="0029207F" w:rsidP="663D4B96">
      <w:pPr>
        <w:numPr>
          <w:ilvl w:val="1"/>
          <w:numId w:val="3"/>
        </w:numPr>
        <w:pBdr>
          <w:top w:val="nil"/>
          <w:left w:val="nil"/>
          <w:bottom w:val="nil"/>
          <w:right w:val="nil"/>
          <w:between w:val="nil"/>
        </w:pBdr>
        <w:jc w:val="both"/>
        <w:rPr>
          <w:color w:val="000000"/>
        </w:rPr>
      </w:pPr>
      <w:r w:rsidRPr="663D4B96">
        <w:rPr>
          <w:color w:val="000000" w:themeColor="text1"/>
        </w:rPr>
        <w:t>S&amp;P Capital IQ, Rating por País o Región</w:t>
      </w:r>
      <w:r w:rsidR="7A7A9880" w:rsidRPr="663D4B96">
        <w:rPr>
          <w:color w:val="000000" w:themeColor="text1"/>
        </w:rPr>
        <w:t>, Documento PDF.</w:t>
      </w:r>
    </w:p>
    <w:p w14:paraId="00000023" w14:textId="19DC6C9D" w:rsidR="001476F0" w:rsidRDefault="0029207F" w:rsidP="663D4B96">
      <w:pPr>
        <w:numPr>
          <w:ilvl w:val="1"/>
          <w:numId w:val="3"/>
        </w:numPr>
        <w:pBdr>
          <w:top w:val="nil"/>
          <w:left w:val="nil"/>
          <w:bottom w:val="nil"/>
          <w:right w:val="nil"/>
          <w:between w:val="nil"/>
        </w:pBdr>
        <w:jc w:val="both"/>
        <w:rPr>
          <w:color w:val="000000"/>
        </w:rPr>
      </w:pPr>
      <w:r w:rsidRPr="663D4B96">
        <w:rPr>
          <w:color w:val="000000" w:themeColor="text1"/>
        </w:rPr>
        <w:t>Cartera Total por País, Documento Excel, con información de Exposición-Cartera por países.</w:t>
      </w:r>
    </w:p>
    <w:p w14:paraId="00000024" w14:textId="40771C65" w:rsidR="001476F0" w:rsidRDefault="0029207F" w:rsidP="663D4B96">
      <w:pPr>
        <w:numPr>
          <w:ilvl w:val="1"/>
          <w:numId w:val="3"/>
        </w:numPr>
        <w:pBdr>
          <w:top w:val="nil"/>
          <w:left w:val="nil"/>
          <w:bottom w:val="nil"/>
          <w:right w:val="nil"/>
          <w:between w:val="nil"/>
        </w:pBdr>
        <w:jc w:val="both"/>
        <w:rPr>
          <w:color w:val="000000"/>
        </w:rPr>
      </w:pPr>
      <w:r w:rsidRPr="663D4B96">
        <w:rPr>
          <w:color w:val="000000" w:themeColor="text1"/>
        </w:rPr>
        <w:t>Cartera Montos Aprobados por Clientes. Documento</w:t>
      </w:r>
      <w:r w:rsidR="4172A8EB" w:rsidRPr="663D4B96">
        <w:rPr>
          <w:color w:val="000000" w:themeColor="text1"/>
        </w:rPr>
        <w:t xml:space="preserve"> </w:t>
      </w:r>
      <w:r w:rsidRPr="663D4B96">
        <w:rPr>
          <w:color w:val="000000" w:themeColor="text1"/>
        </w:rPr>
        <w:t>Excel, con información de Cartera por clientes.</w:t>
      </w:r>
    </w:p>
    <w:p w14:paraId="00000025" w14:textId="77777777" w:rsidR="001476F0" w:rsidRDefault="0029207F">
      <w:pPr>
        <w:numPr>
          <w:ilvl w:val="1"/>
          <w:numId w:val="3"/>
        </w:numPr>
        <w:pBdr>
          <w:top w:val="nil"/>
          <w:left w:val="nil"/>
          <w:bottom w:val="nil"/>
          <w:right w:val="nil"/>
          <w:between w:val="nil"/>
        </w:pBdr>
        <w:jc w:val="both"/>
        <w:rPr>
          <w:color w:val="000000"/>
        </w:rPr>
      </w:pPr>
      <w:r>
        <w:rPr>
          <w:color w:val="000000"/>
        </w:rPr>
        <w:t>Resumen Sistemas Nuevo v.8.1 Valores, Documento Excel con el Resumen Financiero por Países.</w:t>
      </w:r>
    </w:p>
    <w:p w14:paraId="00000026" w14:textId="77777777" w:rsidR="001476F0" w:rsidRDefault="001476F0">
      <w:pPr>
        <w:pBdr>
          <w:top w:val="nil"/>
          <w:left w:val="nil"/>
          <w:bottom w:val="nil"/>
          <w:right w:val="nil"/>
          <w:between w:val="nil"/>
        </w:pBdr>
        <w:jc w:val="both"/>
        <w:rPr>
          <w:color w:val="000000"/>
        </w:rPr>
      </w:pPr>
    </w:p>
    <w:tbl>
      <w:tblPr>
        <w:tblStyle w:val="a0"/>
        <w:tblW w:w="849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425"/>
        <w:gridCol w:w="4065"/>
      </w:tblGrid>
      <w:tr w:rsidR="001476F0" w14:paraId="74C0A263" w14:textId="77777777">
        <w:trPr>
          <w:trHeight w:val="300"/>
          <w:jc w:val="right"/>
        </w:trPr>
        <w:tc>
          <w:tcPr>
            <w:tcW w:w="4425" w:type="dxa"/>
          </w:tcPr>
          <w:p w14:paraId="00000027" w14:textId="77777777" w:rsidR="001476F0" w:rsidRDefault="0029207F">
            <w:pPr>
              <w:pBdr>
                <w:top w:val="nil"/>
                <w:left w:val="nil"/>
                <w:bottom w:val="nil"/>
                <w:right w:val="nil"/>
                <w:between w:val="nil"/>
              </w:pBdr>
              <w:spacing w:after="160" w:line="259" w:lineRule="auto"/>
              <w:jc w:val="both"/>
              <w:rPr>
                <w:b/>
                <w:color w:val="000000"/>
              </w:rPr>
            </w:pPr>
            <w:r>
              <w:rPr>
                <w:b/>
                <w:color w:val="000000"/>
              </w:rPr>
              <w:t>Documento de entrada</w:t>
            </w:r>
          </w:p>
        </w:tc>
        <w:tc>
          <w:tcPr>
            <w:tcW w:w="4065" w:type="dxa"/>
          </w:tcPr>
          <w:p w14:paraId="00000028" w14:textId="77777777" w:rsidR="001476F0" w:rsidRDefault="0029207F">
            <w:pPr>
              <w:pBdr>
                <w:top w:val="nil"/>
                <w:left w:val="nil"/>
                <w:bottom w:val="nil"/>
                <w:right w:val="nil"/>
                <w:between w:val="nil"/>
              </w:pBdr>
              <w:spacing w:after="160" w:line="259" w:lineRule="auto"/>
              <w:jc w:val="both"/>
              <w:rPr>
                <w:b/>
                <w:color w:val="000000"/>
              </w:rPr>
            </w:pPr>
            <w:r>
              <w:rPr>
                <w:b/>
                <w:color w:val="000000"/>
              </w:rPr>
              <w:t>Atributos de entrada</w:t>
            </w:r>
          </w:p>
        </w:tc>
      </w:tr>
      <w:tr w:rsidR="001476F0" w14:paraId="1D229366" w14:textId="77777777">
        <w:trPr>
          <w:trHeight w:val="300"/>
          <w:jc w:val="right"/>
        </w:trPr>
        <w:tc>
          <w:tcPr>
            <w:tcW w:w="4425" w:type="dxa"/>
          </w:tcPr>
          <w:p w14:paraId="00000029" w14:textId="77777777" w:rsidR="001476F0" w:rsidRDefault="0029207F">
            <w:pPr>
              <w:pBdr>
                <w:top w:val="nil"/>
                <w:left w:val="nil"/>
                <w:bottom w:val="nil"/>
                <w:right w:val="nil"/>
                <w:between w:val="nil"/>
              </w:pBdr>
              <w:spacing w:after="160" w:line="259" w:lineRule="auto"/>
              <w:jc w:val="both"/>
              <w:rPr>
                <w:color w:val="000000"/>
                <w:sz w:val="20"/>
                <w:szCs w:val="20"/>
              </w:rPr>
            </w:pPr>
            <w:r>
              <w:rPr>
                <w:color w:val="000000"/>
                <w:sz w:val="20"/>
                <w:szCs w:val="20"/>
              </w:rPr>
              <w:t>S&amp;P Capital IQ (PDF)</w:t>
            </w:r>
          </w:p>
        </w:tc>
        <w:tc>
          <w:tcPr>
            <w:tcW w:w="4065" w:type="dxa"/>
          </w:tcPr>
          <w:p w14:paraId="0000002A" w14:textId="77777777" w:rsidR="001476F0" w:rsidRDefault="0029207F">
            <w:pPr>
              <w:pBdr>
                <w:top w:val="nil"/>
                <w:left w:val="nil"/>
                <w:bottom w:val="nil"/>
                <w:right w:val="nil"/>
                <w:between w:val="nil"/>
              </w:pBdr>
              <w:spacing w:after="160" w:line="259" w:lineRule="auto"/>
              <w:jc w:val="both"/>
              <w:rPr>
                <w:color w:val="000000"/>
                <w:sz w:val="20"/>
                <w:szCs w:val="20"/>
              </w:rPr>
            </w:pPr>
            <w:r>
              <w:rPr>
                <w:b/>
                <w:color w:val="000000"/>
                <w:sz w:val="20"/>
                <w:szCs w:val="20"/>
              </w:rPr>
              <w:t>Por país o región y por año:</w:t>
            </w:r>
            <w:r>
              <w:rPr>
                <w:color w:val="000000"/>
                <w:sz w:val="20"/>
                <w:szCs w:val="20"/>
              </w:rPr>
              <w:t xml:space="preserve"> Rating S&amp;P, Outlook, Bicra Group, Rating Snapshot [Source: S&amp;P Global Ratings] (Outlook, Downside Scenario, Upside Scenario), Agency Ratings (Agency, Rating type, Rating Date/Last, Review Date Credit Watch/Outlook, Credit Watch/Outlook Date), S&amp;P Global Ratings Information &amp; Coverage (S&amp;P Ratings Entity Name, S&amp;P Ratings Entity ID, Country / Province, Region), Country Risk Scores (Country, Score Ratingasof, Score Level, Outlook, Prior Score Prior Ratingasof, Prior Score Level, Score Breakdown, Score/Outlook, Score Change Date, Prior Score), Credit Story (BICRA Group, Economic Risk, Economic Resilience, Economic Imbalances, Credit Risk In The Economy, Economic Risk Trend, Government Support</w:t>
            </w:r>
          </w:p>
          <w:p w14:paraId="0000002B" w14:textId="77777777" w:rsidR="001476F0" w:rsidRDefault="0029207F">
            <w:pPr>
              <w:pBdr>
                <w:top w:val="nil"/>
                <w:left w:val="nil"/>
                <w:bottom w:val="nil"/>
                <w:right w:val="nil"/>
                <w:between w:val="nil"/>
              </w:pBdr>
              <w:spacing w:after="160" w:line="276" w:lineRule="auto"/>
              <w:jc w:val="both"/>
              <w:rPr>
                <w:color w:val="000000"/>
                <w:sz w:val="20"/>
                <w:szCs w:val="20"/>
              </w:rPr>
            </w:pPr>
            <w:r>
              <w:rPr>
                <w:color w:val="000000"/>
                <w:sz w:val="20"/>
                <w:szCs w:val="20"/>
              </w:rPr>
              <w:t>Assessment, Industry Risk, Institutional Framework, Competitive Dynamics, Systemwide Funding, Industry Risk Trend), Key Developments (Headline, Event Type, Date), Transactions, Economic &amp; Demographic Data (Market Size and Growth, Year, Real GDP, LCU (CL$T), Real GDP Growth (%), Nominal GDP ($B), Population (M), Population Growth (%), GDP Per Capita ($), Unemployment Rate (%), Macroeconomic Stability, Current Account Balance ($B), Consumer Price Inflation (%), Producer Price Inflation (%), Budget Balance/GDP (%), External Sector, Goods Exported ($B), Goods Imported ($B))</w:t>
            </w:r>
          </w:p>
        </w:tc>
      </w:tr>
      <w:tr w:rsidR="001476F0" w14:paraId="527D6507" w14:textId="77777777">
        <w:trPr>
          <w:trHeight w:val="300"/>
          <w:jc w:val="right"/>
        </w:trPr>
        <w:tc>
          <w:tcPr>
            <w:tcW w:w="4425" w:type="dxa"/>
          </w:tcPr>
          <w:p w14:paraId="0000002C" w14:textId="77777777" w:rsidR="001476F0" w:rsidRDefault="0029207F">
            <w:pPr>
              <w:pBdr>
                <w:top w:val="nil"/>
                <w:left w:val="nil"/>
                <w:bottom w:val="nil"/>
                <w:right w:val="nil"/>
                <w:between w:val="nil"/>
              </w:pBdr>
              <w:spacing w:after="160" w:line="259" w:lineRule="auto"/>
              <w:jc w:val="both"/>
              <w:rPr>
                <w:color w:val="000000"/>
                <w:sz w:val="20"/>
                <w:szCs w:val="20"/>
              </w:rPr>
            </w:pPr>
            <w:r>
              <w:rPr>
                <w:color w:val="000000"/>
                <w:sz w:val="20"/>
                <w:szCs w:val="20"/>
              </w:rPr>
              <w:t>Cartera Total por País (PDF ó Excel)</w:t>
            </w:r>
          </w:p>
        </w:tc>
        <w:tc>
          <w:tcPr>
            <w:tcW w:w="4065" w:type="dxa"/>
          </w:tcPr>
          <w:p w14:paraId="0000002D" w14:textId="77777777" w:rsidR="001476F0" w:rsidRDefault="0029207F">
            <w:pPr>
              <w:pBdr>
                <w:top w:val="nil"/>
                <w:left w:val="nil"/>
                <w:bottom w:val="nil"/>
                <w:right w:val="nil"/>
                <w:between w:val="nil"/>
              </w:pBdr>
              <w:spacing w:after="160" w:line="259" w:lineRule="auto"/>
              <w:jc w:val="both"/>
              <w:rPr>
                <w:color w:val="000000"/>
                <w:sz w:val="20"/>
                <w:szCs w:val="20"/>
              </w:rPr>
            </w:pPr>
            <w:r>
              <w:rPr>
                <w:color w:val="000000"/>
                <w:sz w:val="20"/>
                <w:szCs w:val="20"/>
              </w:rPr>
              <w:t>Exp[nb_pais_base_operacion],  [SumCarteraTotal]</w:t>
            </w:r>
          </w:p>
        </w:tc>
      </w:tr>
      <w:tr w:rsidR="001476F0" w14:paraId="2F99A77E" w14:textId="77777777">
        <w:trPr>
          <w:trHeight w:val="300"/>
          <w:jc w:val="right"/>
        </w:trPr>
        <w:tc>
          <w:tcPr>
            <w:tcW w:w="4425" w:type="dxa"/>
          </w:tcPr>
          <w:p w14:paraId="0000002E" w14:textId="77777777" w:rsidR="001476F0" w:rsidRDefault="0029207F">
            <w:pPr>
              <w:pBdr>
                <w:top w:val="nil"/>
                <w:left w:val="nil"/>
                <w:bottom w:val="nil"/>
                <w:right w:val="nil"/>
                <w:between w:val="nil"/>
              </w:pBdr>
              <w:spacing w:after="160" w:line="259" w:lineRule="auto"/>
              <w:jc w:val="both"/>
              <w:rPr>
                <w:color w:val="000000"/>
                <w:sz w:val="20"/>
                <w:szCs w:val="20"/>
              </w:rPr>
            </w:pPr>
            <w:r>
              <w:rPr>
                <w:color w:val="000000"/>
                <w:sz w:val="20"/>
                <w:szCs w:val="20"/>
              </w:rPr>
              <w:t>Cartera Montos Aprobados por Clientes (PDF ó Excel)</w:t>
            </w:r>
          </w:p>
        </w:tc>
        <w:tc>
          <w:tcPr>
            <w:tcW w:w="4065" w:type="dxa"/>
          </w:tcPr>
          <w:p w14:paraId="0000002F" w14:textId="77777777" w:rsidR="001476F0" w:rsidRDefault="0029207F">
            <w:pPr>
              <w:pBdr>
                <w:top w:val="nil"/>
                <w:left w:val="nil"/>
                <w:bottom w:val="nil"/>
                <w:right w:val="nil"/>
                <w:between w:val="nil"/>
              </w:pBdr>
              <w:spacing w:after="160" w:line="259" w:lineRule="auto"/>
              <w:jc w:val="both"/>
              <w:rPr>
                <w:color w:val="000000"/>
                <w:sz w:val="20"/>
                <w:szCs w:val="20"/>
              </w:rPr>
            </w:pPr>
            <w:r>
              <w:rPr>
                <w:color w:val="000000"/>
                <w:sz w:val="20"/>
                <w:szCs w:val="20"/>
              </w:rPr>
              <w:t>Cliente, Cartera Total, % S/Total, Saldo por Monto Aprobado, Previsión Línea de Crédito, Línea Disponible, País</w:t>
            </w:r>
          </w:p>
        </w:tc>
      </w:tr>
      <w:tr w:rsidR="001476F0" w14:paraId="34BB6078" w14:textId="77777777">
        <w:trPr>
          <w:trHeight w:val="300"/>
          <w:jc w:val="right"/>
        </w:trPr>
        <w:tc>
          <w:tcPr>
            <w:tcW w:w="4425" w:type="dxa"/>
          </w:tcPr>
          <w:p w14:paraId="00000030" w14:textId="77777777" w:rsidR="001476F0" w:rsidRDefault="0029207F">
            <w:pPr>
              <w:pBdr>
                <w:top w:val="nil"/>
                <w:left w:val="nil"/>
                <w:bottom w:val="nil"/>
                <w:right w:val="nil"/>
                <w:between w:val="nil"/>
              </w:pBdr>
              <w:spacing w:after="160" w:line="259" w:lineRule="auto"/>
              <w:jc w:val="both"/>
              <w:rPr>
                <w:color w:val="000000"/>
                <w:sz w:val="20"/>
                <w:szCs w:val="20"/>
              </w:rPr>
            </w:pPr>
            <w:r>
              <w:rPr>
                <w:color w:val="000000"/>
                <w:sz w:val="20"/>
                <w:szCs w:val="20"/>
              </w:rPr>
              <w:t>Resumen Sistemas Nuevo v.8.1 Valores (Excel)</w:t>
            </w:r>
          </w:p>
        </w:tc>
        <w:tc>
          <w:tcPr>
            <w:tcW w:w="4065" w:type="dxa"/>
          </w:tcPr>
          <w:p w14:paraId="00000031" w14:textId="77777777" w:rsidR="001476F0" w:rsidRDefault="0029207F">
            <w:pPr>
              <w:pBdr>
                <w:top w:val="nil"/>
                <w:left w:val="nil"/>
                <w:bottom w:val="nil"/>
                <w:right w:val="nil"/>
                <w:between w:val="nil"/>
              </w:pBdr>
              <w:spacing w:after="160" w:line="259" w:lineRule="auto"/>
              <w:jc w:val="both"/>
              <w:rPr>
                <w:color w:val="000000"/>
                <w:sz w:val="20"/>
                <w:szCs w:val="20"/>
              </w:rPr>
            </w:pPr>
            <w:r>
              <w:rPr>
                <w:color w:val="000000"/>
                <w:sz w:val="20"/>
                <w:szCs w:val="20"/>
              </w:rPr>
              <w:t>Tabla comparativa por indicadores y por a</w:t>
            </w:r>
            <w:r>
              <w:rPr>
                <w:color w:val="1F1F1F"/>
                <w:sz w:val="20"/>
                <w:szCs w:val="20"/>
              </w:rPr>
              <w:t>ñ</w:t>
            </w:r>
            <w:r>
              <w:rPr>
                <w:color w:val="000000"/>
                <w:sz w:val="20"/>
                <w:szCs w:val="20"/>
              </w:rPr>
              <w:t xml:space="preserve">os del: Balance (Activo, Cartera Bruta, Depósitos, Patrimonio), Rentabilidad (Margen Financiero Bruto, Margen Financiero Neto, Margen Neto, Utilidad (USD MM), ROA, ROE), Índices operativos (Gastos de transf./Activos, Gastos de transf./Ingresos Fin.), Liquidez (Act. Líq + Inv / Depósitos, Act. Líq. + Inv / Dep. + Ds. Fin, Act. Líq. + Inv / Activos totales, Intermediación financiera ampliada, LCR, NSFR), Calidad de la cartera (Cartera Vencida/Cartera Bruta, Provisiones/Cartera Vencida, Provisiones/ Cartera Total, Cartera Renegociada/Cartera Bruta), Capitalización (Patrimonio/Activos Totales, Tier 1, Índice de solvencia). </w:t>
            </w:r>
          </w:p>
          <w:p w14:paraId="00000032" w14:textId="77777777" w:rsidR="001476F0" w:rsidRDefault="0029207F">
            <w:pPr>
              <w:rPr>
                <w:sz w:val="20"/>
                <w:szCs w:val="20"/>
              </w:rPr>
            </w:pPr>
            <w:r>
              <w:rPr>
                <w:sz w:val="20"/>
                <w:szCs w:val="20"/>
              </w:rPr>
              <w:t xml:space="preserve">Tabla comparativa por indicadores y por </w:t>
            </w:r>
            <w:r>
              <w:rPr>
                <w:color w:val="000000"/>
                <w:sz w:val="20"/>
                <w:szCs w:val="20"/>
              </w:rPr>
              <w:t>a</w:t>
            </w:r>
            <w:r>
              <w:rPr>
                <w:color w:val="1F1F1F"/>
                <w:sz w:val="20"/>
                <w:szCs w:val="20"/>
              </w:rPr>
              <w:t>ñ</w:t>
            </w:r>
            <w:r>
              <w:rPr>
                <w:color w:val="000000"/>
                <w:sz w:val="20"/>
                <w:szCs w:val="20"/>
              </w:rPr>
              <w:t xml:space="preserve">os de: </w:t>
            </w:r>
            <w:r>
              <w:rPr>
                <w:sz w:val="20"/>
                <w:szCs w:val="20"/>
              </w:rPr>
              <w:t>Tipo de cambio (BOBO/USD, Variación (%)), Ingresos (Ingresos Financieros), Márgenes (Márgenes Fin. Bruto, Márgenes Fin. Neto, Margen Neto), Indicadores de Rentabilidad (ROA, ROE), Estructura de Financiamiento (Depósitos, Dudas Fin. Patrimonio, Otros pasivos, Total), % (Depósitos, Deudas Fin., Patrimonio, Otros pasivos, Total), Estructura de activos (Activos líquidos, Cartera neta, Otros activos, Activo Total), % (Activos líquidos, Cartera neta, Otros activos), Liquidez (Disponible/Depósitos, Disponible+Inv. / Depósitos, Interm. Financiera), Calidad Cartera (Morosidad, Morosidad ampliada, Cobertura, Cartera Renegociada/Cartera Bruta), Adecuación de Capital (Tier1/APR, Capital Total/APR)</w:t>
            </w:r>
          </w:p>
          <w:p w14:paraId="00000033" w14:textId="77777777" w:rsidR="001476F0" w:rsidRDefault="001476F0">
            <w:pPr>
              <w:pBdr>
                <w:top w:val="nil"/>
                <w:left w:val="nil"/>
                <w:bottom w:val="nil"/>
                <w:right w:val="nil"/>
                <w:between w:val="nil"/>
              </w:pBdr>
              <w:spacing w:after="160" w:line="259" w:lineRule="auto"/>
              <w:jc w:val="both"/>
              <w:rPr>
                <w:color w:val="000000"/>
                <w:sz w:val="20"/>
                <w:szCs w:val="20"/>
              </w:rPr>
            </w:pPr>
          </w:p>
        </w:tc>
      </w:tr>
    </w:tbl>
    <w:p w14:paraId="00000034" w14:textId="77777777" w:rsidR="001476F0" w:rsidRDefault="001476F0">
      <w:pPr>
        <w:pBdr>
          <w:top w:val="nil"/>
          <w:left w:val="nil"/>
          <w:bottom w:val="nil"/>
          <w:right w:val="nil"/>
          <w:between w:val="nil"/>
        </w:pBdr>
        <w:jc w:val="both"/>
        <w:rPr>
          <w:color w:val="000000"/>
        </w:rPr>
      </w:pPr>
    </w:p>
    <w:p w14:paraId="00000035" w14:textId="77777777" w:rsidR="001476F0" w:rsidRDefault="0029207F">
      <w:pPr>
        <w:numPr>
          <w:ilvl w:val="0"/>
          <w:numId w:val="3"/>
        </w:numPr>
        <w:pBdr>
          <w:top w:val="nil"/>
          <w:left w:val="nil"/>
          <w:bottom w:val="nil"/>
          <w:right w:val="nil"/>
          <w:between w:val="nil"/>
        </w:pBdr>
        <w:jc w:val="both"/>
      </w:pPr>
      <w:r>
        <w:rPr>
          <w:b/>
          <w:color w:val="000000"/>
        </w:rPr>
        <w:t xml:space="preserve">Extraer de Texto Líquido del documento a evaluar: </w:t>
      </w:r>
      <w:r>
        <w:rPr>
          <w:color w:val="000000"/>
        </w:rPr>
        <w:t>con el uso de algoritmos especializados realizar la identificación y extracción de información (atributos) específica de los documentos digitales de negocio (S&amp;P Capital IQ, Documentos PDF o Excel con información de Cartera por países y/o clientes, Documento Excel con el Resumen Financiero por Países), documentación que ha sido previamente seleccionada y que será evaluada por el ejecutivo de negocio.</w:t>
      </w:r>
    </w:p>
    <w:p w14:paraId="00000036" w14:textId="77777777" w:rsidR="001476F0" w:rsidRDefault="0029207F">
      <w:pPr>
        <w:numPr>
          <w:ilvl w:val="0"/>
          <w:numId w:val="3"/>
        </w:numPr>
        <w:pBdr>
          <w:top w:val="nil"/>
          <w:left w:val="nil"/>
          <w:bottom w:val="nil"/>
          <w:right w:val="nil"/>
          <w:between w:val="nil"/>
        </w:pBdr>
        <w:jc w:val="both"/>
        <w:rPr>
          <w:color w:val="000000"/>
        </w:rPr>
      </w:pPr>
      <w:r>
        <w:rPr>
          <w:b/>
          <w:color w:val="000000"/>
        </w:rPr>
        <w:t xml:space="preserve">Analizar información: </w:t>
      </w:r>
      <w:r>
        <w:rPr>
          <w:color w:val="000000"/>
        </w:rPr>
        <w:t>realizar un análisis financiero utilizando la IA, basado en los datos recopilados.</w:t>
      </w:r>
    </w:p>
    <w:p w14:paraId="00000037" w14:textId="77777777" w:rsidR="001476F0" w:rsidRDefault="0029207F">
      <w:pPr>
        <w:numPr>
          <w:ilvl w:val="0"/>
          <w:numId w:val="3"/>
        </w:numPr>
        <w:pBdr>
          <w:top w:val="nil"/>
          <w:left w:val="nil"/>
          <w:bottom w:val="nil"/>
          <w:right w:val="nil"/>
          <w:between w:val="nil"/>
        </w:pBdr>
        <w:jc w:val="both"/>
        <w:rPr>
          <w:color w:val="000000"/>
        </w:rPr>
      </w:pPr>
      <w:r>
        <w:rPr>
          <w:b/>
          <w:color w:val="000000"/>
        </w:rPr>
        <w:t xml:space="preserve">Visualizar Resultados (Preview): </w:t>
      </w:r>
      <w:r>
        <w:rPr>
          <w:color w:val="000000"/>
        </w:rPr>
        <w:t>mostrar un preview de la integración de la información de la información extraída y generar los resultados del análisis financiero en base a los criterios e indicadores de los documentos cargados.</w:t>
      </w:r>
    </w:p>
    <w:p w14:paraId="00000038" w14:textId="77777777" w:rsidR="001476F0" w:rsidRDefault="0029207F">
      <w:pPr>
        <w:numPr>
          <w:ilvl w:val="0"/>
          <w:numId w:val="3"/>
        </w:numPr>
        <w:pBdr>
          <w:top w:val="nil"/>
          <w:left w:val="nil"/>
          <w:bottom w:val="nil"/>
          <w:right w:val="nil"/>
          <w:between w:val="nil"/>
        </w:pBdr>
        <w:jc w:val="both"/>
        <w:rPr>
          <w:color w:val="000000"/>
        </w:rPr>
      </w:pPr>
      <w:r>
        <w:rPr>
          <w:b/>
          <w:color w:val="000000"/>
        </w:rPr>
        <w:t>Visualizar Resultados</w:t>
      </w:r>
      <w:r>
        <w:rPr>
          <w:color w:val="000000"/>
        </w:rPr>
        <w:t xml:space="preserve"> </w:t>
      </w:r>
      <w:r>
        <w:rPr>
          <w:b/>
          <w:color w:val="000000"/>
        </w:rPr>
        <w:t xml:space="preserve">(Dashboard): </w:t>
      </w:r>
      <w:r>
        <w:rPr>
          <w:color w:val="000000"/>
        </w:rPr>
        <w:t>construir un cuadro de mando utilizando las tecnologías seleccionadas que permita visualizar los datos capturados en el módulo anterior a través de vistas útiles con gráficos y estadísticas para la gestión del negocio (Rating por agencias por países, BICRA y sus calificaciones, Principales Riesgos, Comparativo por clientes y por a</w:t>
      </w:r>
      <w:r>
        <w:rPr>
          <w:color w:val="1F1F1F"/>
        </w:rPr>
        <w:t>ñ</w:t>
      </w:r>
      <w:r>
        <w:rPr>
          <w:color w:val="000000"/>
        </w:rPr>
        <w:t xml:space="preserve">os del Balance). </w:t>
      </w:r>
    </w:p>
    <w:p w14:paraId="00000039" w14:textId="5A5BD817" w:rsidR="001476F0" w:rsidRDefault="0029207F" w:rsidP="663D4B96">
      <w:pPr>
        <w:numPr>
          <w:ilvl w:val="0"/>
          <w:numId w:val="3"/>
        </w:numPr>
        <w:pBdr>
          <w:top w:val="nil"/>
          <w:left w:val="nil"/>
          <w:bottom w:val="nil"/>
          <w:right w:val="nil"/>
          <w:between w:val="nil"/>
        </w:pBdr>
        <w:jc w:val="both"/>
        <w:rPr>
          <w:color w:val="000000"/>
        </w:rPr>
      </w:pPr>
      <w:r w:rsidRPr="663D4B96">
        <w:rPr>
          <w:b/>
          <w:bCs/>
          <w:color w:val="000000" w:themeColor="text1"/>
        </w:rPr>
        <w:t>Generar informe:</w:t>
      </w:r>
      <w:r w:rsidRPr="663D4B96">
        <w:rPr>
          <w:color w:val="000000" w:themeColor="text1"/>
        </w:rPr>
        <w:t xml:space="preserve"> poder descargar un documento con el informe del análisis</w:t>
      </w:r>
      <w:sdt>
        <w:sdtPr>
          <w:tag w:val="goog_rdk_13"/>
          <w:id w:val="652331677"/>
        </w:sdtPr>
        <w:sdtEndPr/>
        <w:sdtContent>
          <w:ins w:id="21" w:author="MEDINA, TAMARA (EXTERNO)" w:date="2024-09-24T19:09:00Z">
            <w:r w:rsidRPr="663D4B96">
              <w:rPr>
                <w:color w:val="000000" w:themeColor="text1"/>
              </w:rPr>
              <w:t xml:space="preserve"> generado</w:t>
            </w:r>
          </w:ins>
        </w:sdtContent>
      </w:sdt>
      <w:r w:rsidRPr="663D4B96">
        <w:rPr>
          <w:color w:val="000000" w:themeColor="text1"/>
        </w:rPr>
        <w:t xml:space="preserve">, mediante reportes (formato PDF) de la situación financiera de los países que pertenecen a la CAF. Entre los reportes a generar se requieren los siguientes (salidas). El archivo </w:t>
      </w:r>
      <w:r w:rsidRPr="663D4B96">
        <w:rPr>
          <w:color w:val="000000" w:themeColor="text1"/>
          <w:u w:val="single"/>
        </w:rPr>
        <w:t>Presentación Panorma Países.pptx.</w:t>
      </w:r>
      <w:r w:rsidRPr="663D4B96">
        <w:rPr>
          <w:color w:val="000000" w:themeColor="text1"/>
        </w:rPr>
        <w:t>, se muestra como ejemplo de los reportes como salida que se requieren descargar. A continuación, se detallan los campos que se desean visualizar en los reportes:</w:t>
      </w:r>
    </w:p>
    <w:p w14:paraId="0000003A" w14:textId="215E6123" w:rsidR="001476F0" w:rsidRDefault="0029207F" w:rsidP="33C714AA">
      <w:pPr>
        <w:numPr>
          <w:ilvl w:val="0"/>
          <w:numId w:val="6"/>
        </w:numPr>
        <w:pBdr>
          <w:top w:val="nil"/>
          <w:left w:val="nil"/>
          <w:bottom w:val="nil"/>
          <w:right w:val="nil"/>
          <w:between w:val="nil"/>
        </w:pBdr>
        <w:spacing w:after="0" w:line="276" w:lineRule="auto"/>
        <w:jc w:val="both"/>
        <w:rPr>
          <w:color w:val="000000"/>
        </w:rPr>
      </w:pPr>
      <w:r w:rsidRPr="33C714AA">
        <w:rPr>
          <w:b/>
          <w:bCs/>
          <w:color w:val="000000" w:themeColor="text1"/>
        </w:rPr>
        <w:t>Reporte Comparativo de Países:</w:t>
      </w:r>
      <w:r w:rsidRPr="33C714AA">
        <w:rPr>
          <w:color w:val="000000" w:themeColor="text1"/>
        </w:rPr>
        <w:t xml:space="preserve"> el cual debe incluir los siguientes datos: País, Rating S&amp;P, Outlook, BICRA Group, Var. PBI a</w:t>
      </w:r>
      <w:r w:rsidRPr="33C714AA">
        <w:rPr>
          <w:color w:val="1F1F1F"/>
        </w:rPr>
        <w:t>ñ</w:t>
      </w:r>
      <w:r w:rsidRPr="33C714AA">
        <w:rPr>
          <w:color w:val="000000" w:themeColor="text1"/>
        </w:rPr>
        <w:t>o actual y anterior, Inflación a</w:t>
      </w:r>
      <w:r w:rsidRPr="33C714AA">
        <w:rPr>
          <w:color w:val="1F1F1F"/>
        </w:rPr>
        <w:t>ñ</w:t>
      </w:r>
      <w:r w:rsidRPr="33C714AA">
        <w:rPr>
          <w:color w:val="000000" w:themeColor="text1"/>
        </w:rPr>
        <w:t>o actual y anterior y, la Exposición (Cartera). Además, se espera un análisis financiero, según estas cifras generado por la herramienta de IA</w:t>
      </w:r>
      <w:r w:rsidR="568E4C4B" w:rsidRPr="33C714AA">
        <w:rPr>
          <w:color w:val="000000" w:themeColor="text1"/>
        </w:rPr>
        <w:t>.</w:t>
      </w:r>
    </w:p>
    <w:p w14:paraId="6BE981D5" w14:textId="39A2C885" w:rsidR="33C714AA" w:rsidRDefault="33C714AA" w:rsidP="33C714AA">
      <w:pPr>
        <w:pBdr>
          <w:top w:val="nil"/>
          <w:left w:val="nil"/>
          <w:bottom w:val="nil"/>
          <w:right w:val="nil"/>
          <w:between w:val="nil"/>
        </w:pBdr>
        <w:spacing w:after="0" w:line="276" w:lineRule="auto"/>
        <w:ind w:left="1440"/>
        <w:jc w:val="both"/>
        <w:rPr>
          <w:color w:val="000000" w:themeColor="text1"/>
        </w:rPr>
      </w:pPr>
    </w:p>
    <w:p w14:paraId="0000003C" w14:textId="4FE6FC91" w:rsidR="001476F0" w:rsidRDefault="0029207F" w:rsidP="33C714AA">
      <w:pPr>
        <w:numPr>
          <w:ilvl w:val="0"/>
          <w:numId w:val="6"/>
        </w:numPr>
        <w:pBdr>
          <w:top w:val="nil"/>
          <w:left w:val="nil"/>
          <w:bottom w:val="nil"/>
          <w:right w:val="nil"/>
          <w:between w:val="nil"/>
        </w:pBdr>
        <w:spacing w:after="0" w:line="276" w:lineRule="auto"/>
        <w:jc w:val="both"/>
        <w:rPr>
          <w:color w:val="000000"/>
        </w:rPr>
      </w:pPr>
      <w:r w:rsidRPr="33C714AA">
        <w:rPr>
          <w:b/>
          <w:bCs/>
          <w:color w:val="000000" w:themeColor="text1"/>
        </w:rPr>
        <w:t xml:space="preserve">Reporte Panorama por País: </w:t>
      </w:r>
      <w:r w:rsidRPr="33C714AA">
        <w:rPr>
          <w:color w:val="000000" w:themeColor="text1"/>
        </w:rPr>
        <w:t xml:space="preserve">conformado por los siguientes datos para cada país: </w:t>
      </w:r>
    </w:p>
    <w:p w14:paraId="6B89D930" w14:textId="6F71DE77" w:rsidR="34ACE743" w:rsidRDefault="34ACE743" w:rsidP="33C714AA">
      <w:pPr>
        <w:spacing w:before="240" w:after="240"/>
        <w:ind w:left="1440"/>
        <w:jc w:val="both"/>
      </w:pPr>
      <w:r w:rsidRPr="33C714AA">
        <w:rPr>
          <w:b/>
          <w:bCs/>
        </w:rPr>
        <w:t>Extraído del archivo Resumen Sistemas</w:t>
      </w:r>
      <w:r w:rsidRPr="33C714AA">
        <w:t>: RESULTADOS Y RATIOS: GESTION DE RESULTADOS (Costo Fondeo Promedio, Rendimiento Activo Productivo Promedio, Spread) Ingresos (Ingresos Financieros, Margen Financiero Bruto, Margen Financiero Neto, Margen Neto) RENTABILIDAD (ROA, ROE) EFICIENCIA (Gastos de Transformación / Activos, Gastos de Transformación / Ingresos Financieros) LIQUIDEZ (Disponible / Depósitos, Disponible + Inversiones1 / Depósitos, Disponible + Inversiones1 / Depósitos + Deuda Financiera, Ratio de Cobertura de Liquidez CP (LCR), Ratio de Cobertura de Liquidez LP (NSFR), Intermediación Financiera, Intermediación Financiera Ampliada) CALIDAD DE LA CARTERA DE CREDITO (Cartera Vencida** / Cartera Bruta, Cartera Vencida** + Reestructurada / Cartera Bruta, Provisiones / Cartera Vencida**, Provisiones Totales / Cartera Vencida**, Provisiones / Cartera Bruta, Castigos / Cartera Bruta, Cartera Vencida - Provisiones / Patrimonio) ADECUACION DE CAPITAL (Patrimonio / Activos, Índice de Solvencia - (Tier1 / APR), Índice de Solvencia - (Capital Total / APR)) Estructura de Activos (Activos líquidos, Cartera neta, Otros activos, Activo Total) Estructura de Financiamiento (Depósitos, Deudas Fin., Patrimonio, Otros pasivos, Total)</w:t>
      </w:r>
    </w:p>
    <w:p w14:paraId="1B24A859" w14:textId="462D91E4" w:rsidR="34ACE743" w:rsidRDefault="34ACE743" w:rsidP="33C714AA">
      <w:pPr>
        <w:spacing w:before="240" w:after="240"/>
        <w:ind w:left="1440"/>
        <w:jc w:val="both"/>
      </w:pPr>
      <w:r w:rsidRPr="33C714AA">
        <w:rPr>
          <w:b/>
          <w:bCs/>
        </w:rPr>
        <w:t>Extraído del archivo Cartera Montos Aprobados por Clientes</w:t>
      </w:r>
      <w:r w:rsidRPr="33C714AA">
        <w:t>: Cartera Monto (Sección, Cartera Total, % S/Total, Saldo por Desembolsar, Monto Aprobado, Previsión, Línea de Crédito, Línea Disponible, País)</w:t>
      </w:r>
    </w:p>
    <w:p w14:paraId="2954EAED" w14:textId="75E57BA9" w:rsidR="34ACE743" w:rsidRDefault="34ACE743" w:rsidP="33C714AA">
      <w:pPr>
        <w:spacing w:before="240" w:after="240"/>
        <w:ind w:left="1440"/>
        <w:jc w:val="both"/>
      </w:pPr>
      <w:r w:rsidRPr="33C714AA">
        <w:rPr>
          <w:b/>
          <w:bCs/>
        </w:rPr>
        <w:t>Extraído del archivo S&amp;P Capital IQ</w:t>
      </w:r>
      <w:r w:rsidRPr="33C714AA">
        <w:t>: País, Calificación (Rating), Perspectiva (Outlook), Variación del PIB, Año de variación del PIB, Inflación anual, Año de inflación, Grupo BICA, Resiliencia económica, Desequilibrio económico, Riesgo crediticio, Tendencia del riesgo crediticio, Riesgo económico, Apoyo del gobierno, Riesgo de la industria, Marco institucional, Dinámicas competitivas, Financiación sistémica, Tendencia del riesgo industrial, Political Economic, Legal, Tax, Operational, Security.</w:t>
      </w:r>
    </w:p>
    <w:p w14:paraId="506102D5" w14:textId="34CFFABA" w:rsidR="34ACE743" w:rsidRDefault="34ACE743" w:rsidP="33C714AA">
      <w:pPr>
        <w:spacing w:before="240" w:after="240"/>
        <w:ind w:left="1440"/>
        <w:jc w:val="both"/>
      </w:pPr>
      <w:r w:rsidRPr="33C714AA">
        <w:rPr>
          <w:b/>
          <w:bCs/>
        </w:rPr>
        <w:t>Extraído del archivo Cartera Total por país</w:t>
      </w:r>
      <w:r w:rsidRPr="33C714AA">
        <w:t>: CarteraMontoTotal ó Exposición País, Fecha.</w:t>
      </w:r>
    </w:p>
    <w:p w14:paraId="59D3C593" w14:textId="2ACE15D7" w:rsidR="73648593" w:rsidRDefault="73648593" w:rsidP="33C714AA">
      <w:pPr>
        <w:spacing w:before="240" w:after="240"/>
        <w:ind w:left="1440"/>
        <w:jc w:val="both"/>
        <w:rPr>
          <w:color w:val="000000" w:themeColor="text1"/>
        </w:rPr>
      </w:pPr>
      <w:r w:rsidRPr="33C714AA">
        <w:rPr>
          <w:color w:val="000000" w:themeColor="text1"/>
        </w:rPr>
        <w:t>Además, se espera un análisis financiero, según estas cifras generado por la herramienta de IA.</w:t>
      </w:r>
    </w:p>
    <w:p w14:paraId="0000003F" w14:textId="77777777" w:rsidR="001476F0" w:rsidRDefault="0029207F">
      <w:pPr>
        <w:numPr>
          <w:ilvl w:val="0"/>
          <w:numId w:val="5"/>
        </w:numPr>
        <w:pBdr>
          <w:top w:val="nil"/>
          <w:left w:val="nil"/>
          <w:bottom w:val="nil"/>
          <w:right w:val="nil"/>
          <w:between w:val="nil"/>
        </w:pBdr>
        <w:rPr>
          <w:b/>
          <w:color w:val="000000"/>
        </w:rPr>
      </w:pPr>
      <w:r>
        <w:rPr>
          <w:b/>
          <w:color w:val="000000"/>
        </w:rPr>
        <w:t xml:space="preserve">Gestión de Usuarios y Permisos: </w:t>
      </w:r>
      <w:r>
        <w:rPr>
          <w:color w:val="000000"/>
        </w:rPr>
        <w:t>funcionalidad que permita administrar el acceso y las funciones disponibles para diferentes tipos de usuarios.</w:t>
      </w:r>
    </w:p>
    <w:p w14:paraId="00000040" w14:textId="77777777" w:rsidR="001476F0" w:rsidRDefault="001476F0">
      <w:pPr>
        <w:pBdr>
          <w:top w:val="nil"/>
          <w:left w:val="nil"/>
          <w:bottom w:val="nil"/>
          <w:right w:val="nil"/>
          <w:between w:val="nil"/>
        </w:pBdr>
        <w:rPr>
          <w:color w:val="000000"/>
        </w:rPr>
      </w:pPr>
    </w:p>
    <w:p w14:paraId="00000041" w14:textId="77777777" w:rsidR="001476F0" w:rsidRDefault="0029207F">
      <w:pPr>
        <w:pBdr>
          <w:top w:val="nil"/>
          <w:left w:val="nil"/>
          <w:bottom w:val="nil"/>
          <w:right w:val="nil"/>
          <w:between w:val="nil"/>
        </w:pBdr>
        <w:rPr>
          <w:color w:val="000000"/>
        </w:rPr>
      </w:pPr>
      <w:r>
        <w:rPr>
          <w:noProof/>
          <w:color w:val="000000"/>
        </w:rPr>
        <w:drawing>
          <wp:inline distT="0" distB="0" distL="0" distR="0" wp14:anchorId="3B2D1114" wp14:editId="07777777">
            <wp:extent cx="5400040" cy="3037840"/>
            <wp:effectExtent l="0" t="0" r="0" b="0"/>
            <wp:docPr id="132755731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3"/>
                    <a:srcRect/>
                    <a:stretch>
                      <a:fillRect/>
                    </a:stretch>
                  </pic:blipFill>
                  <pic:spPr>
                    <a:xfrm>
                      <a:off x="0" y="0"/>
                      <a:ext cx="5400040" cy="3037840"/>
                    </a:xfrm>
                    <a:prstGeom prst="rect">
                      <a:avLst/>
                    </a:prstGeom>
                    <a:ln/>
                  </pic:spPr>
                </pic:pic>
              </a:graphicData>
            </a:graphic>
          </wp:inline>
        </w:drawing>
      </w:r>
    </w:p>
    <w:p w14:paraId="00000042" w14:textId="77777777" w:rsidR="001476F0" w:rsidRDefault="0029207F">
      <w:pPr>
        <w:pBdr>
          <w:top w:val="nil"/>
          <w:left w:val="nil"/>
          <w:bottom w:val="nil"/>
          <w:right w:val="nil"/>
          <w:between w:val="nil"/>
        </w:pBdr>
        <w:rPr>
          <w:color w:val="000000"/>
        </w:rPr>
      </w:pPr>
      <w:r>
        <w:rPr>
          <w:noProof/>
          <w:color w:val="000000"/>
        </w:rPr>
        <w:drawing>
          <wp:inline distT="0" distB="0" distL="0" distR="0" wp14:anchorId="55709CA5" wp14:editId="07777777">
            <wp:extent cx="5400040" cy="3037840"/>
            <wp:effectExtent l="0" t="0" r="0" b="0"/>
            <wp:docPr id="132755732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4"/>
                    <a:srcRect/>
                    <a:stretch>
                      <a:fillRect/>
                    </a:stretch>
                  </pic:blipFill>
                  <pic:spPr>
                    <a:xfrm>
                      <a:off x="0" y="0"/>
                      <a:ext cx="5400040" cy="3037840"/>
                    </a:xfrm>
                    <a:prstGeom prst="rect">
                      <a:avLst/>
                    </a:prstGeom>
                    <a:ln/>
                  </pic:spPr>
                </pic:pic>
              </a:graphicData>
            </a:graphic>
          </wp:inline>
        </w:drawing>
      </w:r>
      <w:r>
        <w:rPr>
          <w:noProof/>
          <w:color w:val="000000"/>
        </w:rPr>
        <w:drawing>
          <wp:inline distT="0" distB="0" distL="0" distR="0" wp14:anchorId="41A4F90B" wp14:editId="07777777">
            <wp:extent cx="5400040" cy="3037840"/>
            <wp:effectExtent l="0" t="0" r="0" b="0"/>
            <wp:docPr id="132755732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5"/>
                    <a:srcRect/>
                    <a:stretch>
                      <a:fillRect/>
                    </a:stretch>
                  </pic:blipFill>
                  <pic:spPr>
                    <a:xfrm>
                      <a:off x="0" y="0"/>
                      <a:ext cx="5400040" cy="3037840"/>
                    </a:xfrm>
                    <a:prstGeom prst="rect">
                      <a:avLst/>
                    </a:prstGeom>
                    <a:ln/>
                  </pic:spPr>
                </pic:pic>
              </a:graphicData>
            </a:graphic>
          </wp:inline>
        </w:drawing>
      </w:r>
    </w:p>
    <w:p w14:paraId="00000043" w14:textId="77777777" w:rsidR="001476F0" w:rsidRDefault="0029207F">
      <w:pPr>
        <w:pBdr>
          <w:top w:val="nil"/>
          <w:left w:val="nil"/>
          <w:bottom w:val="nil"/>
          <w:right w:val="nil"/>
          <w:between w:val="nil"/>
        </w:pBdr>
        <w:rPr>
          <w:color w:val="000000"/>
        </w:rPr>
      </w:pPr>
      <w:r>
        <w:rPr>
          <w:noProof/>
          <w:color w:val="000000"/>
        </w:rPr>
        <w:drawing>
          <wp:inline distT="0" distB="0" distL="0" distR="0" wp14:anchorId="0C72C65E" wp14:editId="07777777">
            <wp:extent cx="5400040" cy="3037840"/>
            <wp:effectExtent l="0" t="0" r="0" b="0"/>
            <wp:docPr id="13275573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6"/>
                    <a:srcRect/>
                    <a:stretch>
                      <a:fillRect/>
                    </a:stretch>
                  </pic:blipFill>
                  <pic:spPr>
                    <a:xfrm>
                      <a:off x="0" y="0"/>
                      <a:ext cx="5400040" cy="3037840"/>
                    </a:xfrm>
                    <a:prstGeom prst="rect">
                      <a:avLst/>
                    </a:prstGeom>
                    <a:ln/>
                  </pic:spPr>
                </pic:pic>
              </a:graphicData>
            </a:graphic>
          </wp:inline>
        </w:drawing>
      </w:r>
    </w:p>
    <w:p w14:paraId="00000044" w14:textId="77777777" w:rsidR="001476F0" w:rsidRDefault="001476F0">
      <w:pPr>
        <w:pBdr>
          <w:top w:val="nil"/>
          <w:left w:val="nil"/>
          <w:bottom w:val="nil"/>
          <w:right w:val="nil"/>
          <w:between w:val="nil"/>
        </w:pBdr>
        <w:rPr>
          <w:color w:val="000000"/>
        </w:rPr>
      </w:pPr>
    </w:p>
    <w:p w14:paraId="00000045" w14:textId="77777777" w:rsidR="001476F0" w:rsidRDefault="0029207F">
      <w:pPr>
        <w:pStyle w:val="Ttulo3"/>
      </w:pPr>
      <w:bookmarkStart w:id="22" w:name="_heading=h.44sinio" w:colFirst="0" w:colLast="0"/>
      <w:bookmarkEnd w:id="22"/>
      <w:r>
        <w:t>Beneficios</w:t>
      </w:r>
    </w:p>
    <w:p w14:paraId="00000046" w14:textId="77777777" w:rsidR="001476F0" w:rsidRDefault="0029207F">
      <w:pPr>
        <w:numPr>
          <w:ilvl w:val="0"/>
          <w:numId w:val="7"/>
        </w:numPr>
        <w:pBdr>
          <w:top w:val="nil"/>
          <w:left w:val="nil"/>
          <w:bottom w:val="nil"/>
          <w:right w:val="nil"/>
          <w:between w:val="nil"/>
        </w:pBdr>
        <w:spacing w:after="0" w:line="276" w:lineRule="auto"/>
        <w:jc w:val="both"/>
        <w:rPr>
          <w:b/>
          <w:color w:val="000000"/>
        </w:rPr>
      </w:pPr>
      <w:r>
        <w:rPr>
          <w:b/>
          <w:color w:val="000000"/>
        </w:rPr>
        <w:t xml:space="preserve">Optimización de Procesos: </w:t>
      </w:r>
      <w:r>
        <w:rPr>
          <w:color w:val="000000"/>
        </w:rPr>
        <w:t>Agilización del proceso de evaluación de los sistemas financieros</w:t>
      </w:r>
    </w:p>
    <w:p w14:paraId="00000047" w14:textId="77777777" w:rsidR="001476F0" w:rsidRDefault="0029207F">
      <w:pPr>
        <w:numPr>
          <w:ilvl w:val="0"/>
          <w:numId w:val="7"/>
        </w:numPr>
        <w:pBdr>
          <w:top w:val="nil"/>
          <w:left w:val="nil"/>
          <w:bottom w:val="nil"/>
          <w:right w:val="nil"/>
          <w:between w:val="nil"/>
        </w:pBdr>
        <w:spacing w:after="0" w:line="276" w:lineRule="auto"/>
        <w:jc w:val="both"/>
        <w:rPr>
          <w:color w:val="000000"/>
        </w:rPr>
      </w:pPr>
      <w:r>
        <w:rPr>
          <w:b/>
          <w:color w:val="000000"/>
        </w:rPr>
        <w:t>Mejora en la Toma de Decisiones:</w:t>
      </w:r>
      <w:r>
        <w:rPr>
          <w:color w:val="000000"/>
        </w:rPr>
        <w:t xml:space="preserve"> apoyo en la toma de decisiones para la presentación de evaluación de los sistemas financieros de sus clientes</w:t>
      </w:r>
      <w:r>
        <w:rPr>
          <w:color w:val="000000"/>
        </w:rPr>
        <w:tab/>
      </w:r>
    </w:p>
    <w:p w14:paraId="00000048" w14:textId="77777777" w:rsidR="001476F0" w:rsidRDefault="0029207F">
      <w:pPr>
        <w:numPr>
          <w:ilvl w:val="0"/>
          <w:numId w:val="7"/>
        </w:numPr>
        <w:pBdr>
          <w:top w:val="nil"/>
          <w:left w:val="nil"/>
          <w:bottom w:val="nil"/>
          <w:right w:val="nil"/>
          <w:between w:val="nil"/>
        </w:pBdr>
        <w:spacing w:after="0" w:line="276" w:lineRule="auto"/>
        <w:jc w:val="both"/>
        <w:rPr>
          <w:color w:val="000000"/>
        </w:rPr>
      </w:pPr>
      <w:r>
        <w:rPr>
          <w:b/>
          <w:color w:val="000000"/>
        </w:rPr>
        <w:t>Aumento de la Productividad:</w:t>
      </w:r>
      <w:r>
        <w:rPr>
          <w:color w:val="000000"/>
        </w:rPr>
        <w:t xml:space="preserve"> facilitar el proceso de revisión del sistema financiero de cada país</w:t>
      </w:r>
    </w:p>
    <w:p w14:paraId="00000049" w14:textId="77777777" w:rsidR="001476F0" w:rsidRDefault="001476F0">
      <w:pPr>
        <w:pBdr>
          <w:top w:val="nil"/>
          <w:left w:val="nil"/>
          <w:bottom w:val="nil"/>
          <w:right w:val="nil"/>
          <w:between w:val="nil"/>
        </w:pBdr>
        <w:spacing w:line="276" w:lineRule="auto"/>
        <w:ind w:left="360"/>
        <w:jc w:val="both"/>
        <w:rPr>
          <w:color w:val="000000"/>
        </w:rPr>
      </w:pPr>
    </w:p>
    <w:p w14:paraId="0000004A" w14:textId="77777777" w:rsidR="001476F0" w:rsidRDefault="0029207F">
      <w:pPr>
        <w:pStyle w:val="Ttulo3"/>
      </w:pPr>
      <w:bookmarkStart w:id="23" w:name="_heading=h.2jxsxqh" w:colFirst="0" w:colLast="0"/>
      <w:bookmarkEnd w:id="23"/>
      <w:r>
        <w:t>Limitaciones del proyecto</w:t>
      </w:r>
    </w:p>
    <w:p w14:paraId="0000004B" w14:textId="77777777" w:rsidR="001476F0" w:rsidRDefault="0029207F">
      <w:pPr>
        <w:numPr>
          <w:ilvl w:val="0"/>
          <w:numId w:val="2"/>
        </w:numPr>
        <w:pBdr>
          <w:top w:val="nil"/>
          <w:left w:val="nil"/>
          <w:bottom w:val="nil"/>
          <w:right w:val="nil"/>
          <w:between w:val="nil"/>
        </w:pBdr>
        <w:spacing w:after="0" w:line="276" w:lineRule="auto"/>
        <w:jc w:val="both"/>
        <w:rPr>
          <w:color w:val="000000"/>
        </w:rPr>
      </w:pPr>
      <w:r>
        <w:rPr>
          <w:color w:val="000000"/>
        </w:rPr>
        <w:t>Problemas de integración entre las diferentes fuentes de datos</w:t>
      </w:r>
    </w:p>
    <w:p w14:paraId="0000004C" w14:textId="77777777" w:rsidR="001476F0" w:rsidRDefault="0029207F">
      <w:pPr>
        <w:numPr>
          <w:ilvl w:val="0"/>
          <w:numId w:val="2"/>
        </w:numPr>
        <w:pBdr>
          <w:top w:val="nil"/>
          <w:left w:val="nil"/>
          <w:bottom w:val="nil"/>
          <w:right w:val="nil"/>
          <w:between w:val="nil"/>
        </w:pBdr>
        <w:spacing w:after="0" w:line="276" w:lineRule="auto"/>
        <w:jc w:val="both"/>
        <w:rPr>
          <w:color w:val="000000"/>
        </w:rPr>
      </w:pPr>
      <w:r>
        <w:rPr>
          <w:color w:val="000000"/>
        </w:rPr>
        <w:t>Dificultad para obtener acceso a los datos</w:t>
      </w:r>
    </w:p>
    <w:p w14:paraId="0000004D" w14:textId="77777777" w:rsidR="001476F0" w:rsidRDefault="0029207F">
      <w:pPr>
        <w:numPr>
          <w:ilvl w:val="0"/>
          <w:numId w:val="2"/>
        </w:numPr>
        <w:pBdr>
          <w:top w:val="nil"/>
          <w:left w:val="nil"/>
          <w:bottom w:val="nil"/>
          <w:right w:val="nil"/>
          <w:between w:val="nil"/>
        </w:pBdr>
        <w:spacing w:after="0" w:line="276" w:lineRule="auto"/>
        <w:jc w:val="both"/>
        <w:rPr>
          <w:color w:val="000000"/>
        </w:rPr>
      </w:pPr>
      <w:r>
        <w:rPr>
          <w:color w:val="000000"/>
        </w:rPr>
        <w:t>Cambios en las regulaciones financieras que afecten la plataforma</w:t>
      </w:r>
    </w:p>
    <w:p w14:paraId="0000004E" w14:textId="77777777" w:rsidR="001476F0" w:rsidRDefault="0029207F">
      <w:pPr>
        <w:numPr>
          <w:ilvl w:val="0"/>
          <w:numId w:val="2"/>
        </w:numPr>
        <w:pBdr>
          <w:top w:val="nil"/>
          <w:left w:val="nil"/>
          <w:bottom w:val="nil"/>
          <w:right w:val="nil"/>
          <w:between w:val="nil"/>
        </w:pBdr>
        <w:spacing w:after="0" w:line="276" w:lineRule="auto"/>
        <w:jc w:val="both"/>
        <w:rPr>
          <w:color w:val="000000"/>
        </w:rPr>
      </w:pPr>
      <w:r>
        <w:rPr>
          <w:color w:val="000000"/>
        </w:rPr>
        <w:t>Selección de la técnica incorrecta</w:t>
      </w:r>
    </w:p>
    <w:p w14:paraId="0000004F" w14:textId="77777777" w:rsidR="001476F0" w:rsidRDefault="001476F0">
      <w:pPr>
        <w:pBdr>
          <w:top w:val="nil"/>
          <w:left w:val="nil"/>
          <w:bottom w:val="nil"/>
          <w:right w:val="nil"/>
          <w:between w:val="nil"/>
        </w:pBdr>
        <w:spacing w:line="276" w:lineRule="auto"/>
        <w:ind w:left="360"/>
        <w:jc w:val="both"/>
        <w:rPr>
          <w:color w:val="000000"/>
        </w:rPr>
      </w:pPr>
    </w:p>
    <w:p w14:paraId="00000050" w14:textId="77777777" w:rsidR="001476F0" w:rsidRDefault="0029207F">
      <w:pPr>
        <w:pStyle w:val="Ttulo3"/>
      </w:pPr>
      <w:bookmarkStart w:id="24" w:name="_heading=h.z337ya" w:colFirst="0" w:colLast="0"/>
      <w:bookmarkEnd w:id="24"/>
      <w:r>
        <w:t>Usuarios Finales</w:t>
      </w:r>
    </w:p>
    <w:p w14:paraId="00000051" w14:textId="77777777" w:rsidR="001476F0" w:rsidRDefault="0029207F">
      <w:pPr>
        <w:numPr>
          <w:ilvl w:val="0"/>
          <w:numId w:val="1"/>
        </w:numPr>
        <w:pBdr>
          <w:top w:val="nil"/>
          <w:left w:val="nil"/>
          <w:bottom w:val="nil"/>
          <w:right w:val="nil"/>
          <w:between w:val="nil"/>
        </w:pBdr>
        <w:spacing w:after="0" w:line="240" w:lineRule="auto"/>
        <w:jc w:val="both"/>
        <w:rPr>
          <w:color w:val="000000"/>
        </w:rPr>
      </w:pPr>
      <w:r>
        <w:rPr>
          <w:color w:val="000000"/>
        </w:rPr>
        <w:t>DRNS-Dirección de Riesgos No Soberano</w:t>
      </w:r>
    </w:p>
    <w:p w14:paraId="00000052" w14:textId="77777777" w:rsidR="001476F0" w:rsidRDefault="001476F0">
      <w:pPr>
        <w:pBdr>
          <w:top w:val="nil"/>
          <w:left w:val="nil"/>
          <w:bottom w:val="nil"/>
          <w:right w:val="nil"/>
          <w:between w:val="nil"/>
        </w:pBdr>
        <w:spacing w:line="276" w:lineRule="auto"/>
        <w:ind w:left="1418"/>
        <w:jc w:val="both"/>
        <w:rPr>
          <w:color w:val="000000"/>
        </w:rPr>
      </w:pPr>
    </w:p>
    <w:p w14:paraId="00000053" w14:textId="77777777" w:rsidR="001476F0" w:rsidRDefault="0029207F">
      <w:pPr>
        <w:pStyle w:val="Ttulo2"/>
      </w:pPr>
      <w:bookmarkStart w:id="25" w:name="_heading=h.3j2qqm3" w:colFirst="0" w:colLast="0"/>
      <w:bookmarkEnd w:id="25"/>
      <w:r>
        <w:t>Consideraciones</w:t>
      </w:r>
    </w:p>
    <w:p w14:paraId="00000054" w14:textId="77777777" w:rsidR="001476F0" w:rsidRDefault="0029207F">
      <w:pPr>
        <w:numPr>
          <w:ilvl w:val="0"/>
          <w:numId w:val="1"/>
        </w:numPr>
        <w:pBdr>
          <w:top w:val="nil"/>
          <w:left w:val="nil"/>
          <w:bottom w:val="nil"/>
          <w:right w:val="nil"/>
          <w:between w:val="nil"/>
        </w:pBdr>
        <w:spacing w:after="0" w:line="276" w:lineRule="auto"/>
        <w:jc w:val="both"/>
        <w:rPr>
          <w:color w:val="000000"/>
        </w:rPr>
      </w:pPr>
      <w:r>
        <w:rPr>
          <w:color w:val="000000"/>
        </w:rPr>
        <w:t>Para el análisis y la clasificación de la información se requiere:</w:t>
      </w:r>
    </w:p>
    <w:p w14:paraId="00000055" w14:textId="77777777" w:rsidR="001476F0" w:rsidRDefault="0029207F">
      <w:pPr>
        <w:numPr>
          <w:ilvl w:val="1"/>
          <w:numId w:val="4"/>
        </w:numPr>
        <w:pBdr>
          <w:top w:val="nil"/>
          <w:left w:val="nil"/>
          <w:bottom w:val="nil"/>
          <w:right w:val="nil"/>
          <w:between w:val="nil"/>
        </w:pBdr>
        <w:spacing w:after="0" w:line="276" w:lineRule="auto"/>
        <w:jc w:val="both"/>
        <w:rPr>
          <w:color w:val="000000"/>
        </w:rPr>
      </w:pPr>
      <w:r>
        <w:rPr>
          <w:color w:val="000000"/>
        </w:rPr>
        <w:t>Utilizar procesamiento de lenguaje natural (PLN) para analizar y clasificar textos en español e inglés</w:t>
      </w:r>
    </w:p>
    <w:p w14:paraId="00000056" w14:textId="77777777" w:rsidR="001476F0" w:rsidRDefault="0029207F">
      <w:pPr>
        <w:numPr>
          <w:ilvl w:val="1"/>
          <w:numId w:val="4"/>
        </w:numPr>
        <w:pBdr>
          <w:top w:val="nil"/>
          <w:left w:val="nil"/>
          <w:bottom w:val="nil"/>
          <w:right w:val="nil"/>
          <w:between w:val="nil"/>
        </w:pBdr>
        <w:spacing w:after="0" w:line="276" w:lineRule="auto"/>
        <w:jc w:val="both"/>
        <w:rPr>
          <w:color w:val="000000"/>
        </w:rPr>
      </w:pPr>
      <w:r>
        <w:rPr>
          <w:color w:val="000000"/>
        </w:rPr>
        <w:t>Minería de datos para extraer información relevante de grandes conjuntos de datos</w:t>
      </w:r>
    </w:p>
    <w:p w14:paraId="00000057" w14:textId="77777777" w:rsidR="001476F0" w:rsidRDefault="0029207F">
      <w:pPr>
        <w:numPr>
          <w:ilvl w:val="1"/>
          <w:numId w:val="4"/>
        </w:numPr>
        <w:pBdr>
          <w:top w:val="nil"/>
          <w:left w:val="nil"/>
          <w:bottom w:val="nil"/>
          <w:right w:val="nil"/>
          <w:between w:val="nil"/>
        </w:pBdr>
        <w:spacing w:after="0" w:line="276" w:lineRule="auto"/>
        <w:jc w:val="both"/>
        <w:rPr>
          <w:color w:val="000000"/>
        </w:rPr>
      </w:pPr>
      <w:r>
        <w:rPr>
          <w:color w:val="000000"/>
        </w:rPr>
        <w:t>Almacenar y procesar grandes volúmenes de datos</w:t>
      </w:r>
    </w:p>
    <w:p w14:paraId="00000058" w14:textId="77777777" w:rsidR="001476F0" w:rsidRDefault="001476F0">
      <w:pPr>
        <w:pBdr>
          <w:top w:val="nil"/>
          <w:left w:val="nil"/>
          <w:bottom w:val="nil"/>
          <w:right w:val="nil"/>
          <w:between w:val="nil"/>
        </w:pBdr>
        <w:spacing w:after="0" w:line="276" w:lineRule="auto"/>
        <w:ind w:left="708"/>
        <w:jc w:val="both"/>
        <w:rPr>
          <w:color w:val="000000"/>
        </w:rPr>
      </w:pPr>
    </w:p>
    <w:p w14:paraId="00000059" w14:textId="77777777" w:rsidR="001476F0" w:rsidRDefault="0029207F">
      <w:pPr>
        <w:numPr>
          <w:ilvl w:val="0"/>
          <w:numId w:val="1"/>
        </w:numPr>
        <w:pBdr>
          <w:top w:val="nil"/>
          <w:left w:val="nil"/>
          <w:bottom w:val="nil"/>
          <w:right w:val="nil"/>
          <w:between w:val="nil"/>
        </w:pBdr>
        <w:spacing w:after="0" w:line="276" w:lineRule="auto"/>
        <w:jc w:val="both"/>
        <w:rPr>
          <w:color w:val="000000"/>
        </w:rPr>
      </w:pPr>
      <w:r>
        <w:rPr>
          <w:color w:val="000000"/>
        </w:rPr>
        <w:t>Una vez que los datos se almacenan en el Data Lake se deben aplicar controles de calidad de datos con el fin de comprobar si todos los datos son completos y correctos. Estos controles de calidad de datos deben realizarse antes de aplicar cualquier modelo de IA.</w:t>
      </w:r>
    </w:p>
    <w:p w14:paraId="0000005A" w14:textId="77777777" w:rsidR="001476F0" w:rsidRDefault="0029207F">
      <w:pPr>
        <w:numPr>
          <w:ilvl w:val="0"/>
          <w:numId w:val="1"/>
        </w:numPr>
        <w:pBdr>
          <w:top w:val="nil"/>
          <w:left w:val="nil"/>
          <w:bottom w:val="nil"/>
          <w:right w:val="nil"/>
          <w:between w:val="nil"/>
        </w:pBdr>
        <w:spacing w:after="0" w:line="276" w:lineRule="auto"/>
        <w:jc w:val="both"/>
        <w:rPr>
          <w:color w:val="000000"/>
        </w:rPr>
      </w:pPr>
      <w:r>
        <w:rPr>
          <w:color w:val="000000"/>
        </w:rPr>
        <w:t>La mayor parte de la información y los datos utilizados son para uso interno de CAF. CAF paga por los servicios de S&amp;P, Bloomberg, etc. y puede utilizarlos únicamente para fines internos.</w:t>
      </w:r>
    </w:p>
    <w:p w14:paraId="0000005B" w14:textId="77777777" w:rsidR="001476F0" w:rsidRDefault="0029207F">
      <w:pPr>
        <w:numPr>
          <w:ilvl w:val="0"/>
          <w:numId w:val="1"/>
        </w:numPr>
        <w:pBdr>
          <w:top w:val="nil"/>
          <w:left w:val="nil"/>
          <w:bottom w:val="nil"/>
          <w:right w:val="nil"/>
          <w:between w:val="nil"/>
        </w:pBdr>
        <w:spacing w:after="0" w:line="276" w:lineRule="auto"/>
        <w:jc w:val="both"/>
        <w:rPr>
          <w:color w:val="000000"/>
        </w:rPr>
      </w:pPr>
      <w:r>
        <w:rPr>
          <w:color w:val="000000"/>
        </w:rPr>
        <w:t>La información utilizada debe protegerse y no puede cederse a terceros.</w:t>
      </w:r>
    </w:p>
    <w:p w14:paraId="0000005C" w14:textId="77777777" w:rsidR="001476F0" w:rsidRDefault="0029207F">
      <w:pPr>
        <w:numPr>
          <w:ilvl w:val="0"/>
          <w:numId w:val="1"/>
        </w:numPr>
        <w:pBdr>
          <w:top w:val="nil"/>
          <w:left w:val="nil"/>
          <w:bottom w:val="nil"/>
          <w:right w:val="nil"/>
          <w:between w:val="nil"/>
        </w:pBdr>
        <w:spacing w:after="0" w:line="276" w:lineRule="auto"/>
        <w:jc w:val="both"/>
        <w:rPr>
          <w:color w:val="000000"/>
        </w:rPr>
      </w:pPr>
      <w:r>
        <w:rPr>
          <w:color w:val="000000"/>
        </w:rPr>
        <w:t>Políticas de accesos y permisos.</w:t>
      </w:r>
    </w:p>
    <w:p w14:paraId="0000005D" w14:textId="77777777" w:rsidR="001476F0" w:rsidRDefault="0029207F">
      <w:pPr>
        <w:numPr>
          <w:ilvl w:val="0"/>
          <w:numId w:val="1"/>
        </w:numPr>
        <w:pBdr>
          <w:top w:val="nil"/>
          <w:left w:val="nil"/>
          <w:bottom w:val="nil"/>
          <w:right w:val="nil"/>
          <w:between w:val="nil"/>
        </w:pBdr>
      </w:pPr>
      <w:r>
        <w:rPr>
          <w:color w:val="000000"/>
        </w:rPr>
        <w:t>Consideraciones de infraestructura.</w:t>
      </w:r>
    </w:p>
    <w:p w14:paraId="0000005E" w14:textId="77777777" w:rsidR="001476F0" w:rsidRDefault="001476F0">
      <w:pPr>
        <w:pBdr>
          <w:top w:val="nil"/>
          <w:left w:val="nil"/>
          <w:bottom w:val="nil"/>
          <w:right w:val="nil"/>
          <w:between w:val="nil"/>
        </w:pBdr>
        <w:rPr>
          <w:color w:val="000000"/>
        </w:rPr>
      </w:pPr>
    </w:p>
    <w:p w14:paraId="0000005F" w14:textId="77777777" w:rsidR="001476F0" w:rsidRDefault="0029207F">
      <w:pPr>
        <w:pStyle w:val="Ttulo2"/>
      </w:pPr>
      <w:bookmarkStart w:id="26" w:name="_heading=h.1y810tw" w:colFirst="0" w:colLast="0"/>
      <w:bookmarkEnd w:id="26"/>
      <w:r>
        <w:t>Información Adicional importante</w:t>
      </w:r>
    </w:p>
    <w:p w14:paraId="00000060" w14:textId="77777777" w:rsidR="001476F0" w:rsidRDefault="0029207F">
      <w:pPr>
        <w:pBdr>
          <w:top w:val="nil"/>
          <w:left w:val="nil"/>
          <w:bottom w:val="nil"/>
          <w:right w:val="nil"/>
          <w:between w:val="nil"/>
        </w:pBdr>
        <w:spacing w:line="276" w:lineRule="auto"/>
        <w:jc w:val="both"/>
        <w:rPr>
          <w:color w:val="000000"/>
        </w:rPr>
      </w:pPr>
      <w:r>
        <w:rPr>
          <w:color w:val="000000"/>
        </w:rPr>
        <w:t>No aplica por los momentos</w:t>
      </w:r>
    </w:p>
    <w:p w14:paraId="00000061" w14:textId="77777777" w:rsidR="001476F0" w:rsidRDefault="001476F0">
      <w:pPr>
        <w:pBdr>
          <w:top w:val="nil"/>
          <w:left w:val="nil"/>
          <w:bottom w:val="nil"/>
          <w:right w:val="nil"/>
          <w:between w:val="nil"/>
        </w:pBdr>
        <w:spacing w:line="276" w:lineRule="auto"/>
        <w:jc w:val="both"/>
        <w:rPr>
          <w:color w:val="000000"/>
        </w:rPr>
      </w:pPr>
    </w:p>
    <w:p w14:paraId="00000062" w14:textId="77777777" w:rsidR="001476F0" w:rsidRDefault="001476F0">
      <w:pPr>
        <w:pBdr>
          <w:top w:val="nil"/>
          <w:left w:val="nil"/>
          <w:bottom w:val="nil"/>
          <w:right w:val="nil"/>
          <w:between w:val="nil"/>
        </w:pBdr>
        <w:spacing w:line="276" w:lineRule="auto"/>
        <w:jc w:val="both"/>
        <w:rPr>
          <w:color w:val="000000"/>
        </w:rPr>
      </w:pPr>
    </w:p>
    <w:sectPr w:rsidR="001476F0">
      <w:headerReference w:type="even" r:id="rId27"/>
      <w:headerReference w:type="default" r:id="rId28"/>
      <w:headerReference w:type="first" r:id="rId29"/>
      <w:pgSz w:w="11906" w:h="16838"/>
      <w:pgMar w:top="1417" w:right="1701" w:bottom="1417" w:left="1701" w:header="851"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ROIG, CAROLINA" w:date="2024-09-24T09:46:00Z" w:initials="">
    <w:p w14:paraId="00000079" w14:textId="77777777" w:rsidR="001476F0" w:rsidRDefault="0029207F">
      <w:pPr>
        <w:widowControl w:val="0"/>
        <w:pBdr>
          <w:top w:val="nil"/>
          <w:left w:val="nil"/>
          <w:bottom w:val="nil"/>
          <w:right w:val="nil"/>
          <w:between w:val="nil"/>
        </w:pBdr>
        <w:spacing w:after="0" w:line="240" w:lineRule="auto"/>
        <w:rPr>
          <w:color w:val="000000"/>
        </w:rPr>
      </w:pPr>
      <w:r>
        <w:rPr>
          <w:color w:val="000000"/>
        </w:rPr>
        <w:t>Esto sería bastante complejo. Con que se realice el análisis de la situación financiera actual, considerando el entorno macroeconómico ya sería adecuado.</w:t>
      </w:r>
    </w:p>
  </w:comment>
  <w:comment w:id="14" w:author="MEDINA, TAMARA (EXTERNO)" w:date="2024-09-24T15:11:00Z" w:initials="">
    <w:p w14:paraId="0000007A" w14:textId="77777777" w:rsidR="001476F0" w:rsidRDefault="0029207F">
      <w:pPr>
        <w:widowControl w:val="0"/>
        <w:pBdr>
          <w:top w:val="nil"/>
          <w:left w:val="nil"/>
          <w:bottom w:val="nil"/>
          <w:right w:val="nil"/>
          <w:between w:val="nil"/>
        </w:pBdr>
        <w:spacing w:after="0" w:line="240" w:lineRule="auto"/>
        <w:rPr>
          <w:color w:val="000000"/>
        </w:rPr>
      </w:pPr>
      <w:r>
        <w:rPr>
          <w:color w:val="000000"/>
        </w:rPr>
        <w:t>Se realizó el ajuste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79" w15:done="0"/>
  <w15:commentEx w15:paraId="0000007A" w15:paraIdParent="000000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79" w16cid:durableId="00000079"/>
  <w16cid:commentId w16cid:paraId="0000007A" w16cid:durableId="000000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8FE13" w14:textId="77777777" w:rsidR="0029207F" w:rsidRDefault="0029207F">
      <w:pPr>
        <w:spacing w:after="0" w:line="240" w:lineRule="auto"/>
      </w:pPr>
      <w:r>
        <w:separator/>
      </w:r>
    </w:p>
  </w:endnote>
  <w:endnote w:type="continuationSeparator" w:id="0">
    <w:p w14:paraId="540C8A0A" w14:textId="77777777" w:rsidR="0029207F" w:rsidRDefault="00292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86812F1-F917-4B1E-845E-81D2D66291A5}"/>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2" w:fontKey="{7351917D-D4C8-4505-BE85-020B62A6705E}"/>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49AD32EA-FEF0-47B0-8FF0-2C4F4E9F5610}"/>
    <w:embedBold r:id="rId4" w:fontKey="{66430473-4794-4E83-B08D-63A3A8C30DBF}"/>
  </w:font>
  <w:font w:name="Georgia">
    <w:panose1 w:val="02040502050405020303"/>
    <w:charset w:val="00"/>
    <w:family w:val="roman"/>
    <w:pitch w:val="variable"/>
    <w:sig w:usb0="00000287" w:usb1="00000000" w:usb2="00000000" w:usb3="00000000" w:csb0="0000009F" w:csb1="00000000"/>
    <w:embedRegular r:id="rId5" w:fontKey="{6D9EC280-BE28-43FC-A917-BE2B42CDFD08}"/>
    <w:embedItalic r:id="rId6" w:fontKey="{2F676407-35CC-4F8A-B681-36BA9D75FB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5" w14:textId="77777777" w:rsidR="001476F0" w:rsidRDefault="001476F0">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77777777" w:rsidR="001476F0" w:rsidRDefault="0029207F">
    <w:pPr>
      <w:pBdr>
        <w:top w:val="nil"/>
        <w:left w:val="nil"/>
        <w:bottom w:val="nil"/>
        <w:right w:val="nil"/>
        <w:between w:val="nil"/>
      </w:pBdr>
      <w:tabs>
        <w:tab w:val="center" w:pos="4419"/>
        <w:tab w:val="right" w:pos="8838"/>
      </w:tabs>
      <w:spacing w:after="0" w:line="240" w:lineRule="auto"/>
      <w:rPr>
        <w:color w:val="FFFFFF"/>
      </w:rPr>
    </w:pPr>
    <w:r>
      <w:rPr>
        <w:color w:val="FFFFFF"/>
      </w:rPr>
      <w:fldChar w:fldCharType="begin"/>
    </w:r>
    <w:r>
      <w:rPr>
        <w:color w:val="FFFFFF"/>
      </w:rPr>
      <w:instrText>PAGE</w:instrText>
    </w:r>
    <w:r>
      <w:rPr>
        <w:color w:val="FFFFFF"/>
      </w:rPr>
      <w:fldChar w:fldCharType="separate"/>
    </w:r>
    <w:r>
      <w:rPr>
        <w:color w:val="FFFFFF"/>
      </w:rPr>
      <w:fldChar w:fldCharType="end"/>
    </w:r>
    <w:r>
      <w:rPr>
        <w:color w:val="FFFFFF"/>
      </w:rPr>
      <w:t xml:space="preserve">   </w:t>
    </w:r>
  </w:p>
  <w:p w14:paraId="00000077" w14:textId="77777777" w:rsidR="001476F0" w:rsidRDefault="001476F0">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1476F0" w:rsidRDefault="001476F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25A62" w14:textId="77777777" w:rsidR="0029207F" w:rsidRDefault="0029207F">
      <w:pPr>
        <w:spacing w:after="0" w:line="240" w:lineRule="auto"/>
      </w:pPr>
      <w:r>
        <w:separator/>
      </w:r>
    </w:p>
  </w:footnote>
  <w:footnote w:type="continuationSeparator" w:id="0">
    <w:p w14:paraId="5A5FB259" w14:textId="77777777" w:rsidR="0029207F" w:rsidRDefault="00292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77777777" w:rsidR="001476F0" w:rsidRDefault="005833E7">
    <w:pPr>
      <w:pBdr>
        <w:top w:val="nil"/>
        <w:left w:val="nil"/>
        <w:bottom w:val="nil"/>
        <w:right w:val="nil"/>
        <w:between w:val="nil"/>
      </w:pBdr>
      <w:tabs>
        <w:tab w:val="center" w:pos="4419"/>
        <w:tab w:val="right" w:pos="8838"/>
      </w:tabs>
      <w:spacing w:after="0" w:line="240" w:lineRule="auto"/>
      <w:rPr>
        <w:color w:val="000000"/>
      </w:rPr>
    </w:pPr>
    <w:r>
      <w:rPr>
        <w:color w:val="000000"/>
      </w:rPr>
      <w:pict w14:anchorId="6C7B1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2052" type="#_x0000_t75" alt="" style="position:absolute;margin-left:0;margin-top:0;width:598.05pt;height:845.75pt;z-index:-251658752;mso-position-horizontal:center;mso-position-horizontal-relative:margin;mso-position-vertical:center;mso-position-vertical-relative:margin">
          <v:imagedata r:id="rId1" o:title="image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4" w14:textId="77777777" w:rsidR="001476F0" w:rsidRDefault="001476F0">
    <w:pPr>
      <w:widowControl w:val="0"/>
      <w:pBdr>
        <w:top w:val="nil"/>
        <w:left w:val="nil"/>
        <w:bottom w:val="nil"/>
        <w:right w:val="nil"/>
        <w:between w:val="nil"/>
      </w:pBdr>
      <w:spacing w:after="0" w:line="276" w:lineRule="auto"/>
      <w:rPr>
        <w:color w:val="000000"/>
      </w:rPr>
    </w:pPr>
  </w:p>
  <w:tbl>
    <w:tblPr>
      <w:tblStyle w:val="a1"/>
      <w:tblpPr w:leftFromText="141" w:rightFromText="141" w:vertAnchor="page" w:horzAnchor="margin" w:tblpXSpec="center" w:tblpY="374"/>
      <w:tblW w:w="10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1"/>
      <w:gridCol w:w="4359"/>
      <w:gridCol w:w="3012"/>
    </w:tblGrid>
    <w:tr w:rsidR="001476F0" w14:paraId="474B36DC" w14:textId="77777777">
      <w:trPr>
        <w:trHeight w:val="170"/>
      </w:trPr>
      <w:tc>
        <w:tcPr>
          <w:tcW w:w="3291" w:type="dxa"/>
          <w:vMerge w:val="restart"/>
        </w:tcPr>
        <w:p w14:paraId="00000065" w14:textId="77777777" w:rsidR="001476F0" w:rsidRDefault="0029207F">
          <w:pPr>
            <w:pBdr>
              <w:top w:val="nil"/>
              <w:left w:val="nil"/>
              <w:bottom w:val="nil"/>
              <w:right w:val="nil"/>
              <w:between w:val="nil"/>
            </w:pBdr>
            <w:spacing w:after="160" w:line="259" w:lineRule="auto"/>
            <w:rPr>
              <w:rFonts w:ascii="Calibri" w:eastAsia="Calibri" w:hAnsi="Calibri" w:cs="Calibri"/>
              <w:color w:val="000000"/>
            </w:rPr>
          </w:pPr>
          <w:r>
            <w:rPr>
              <w:noProof/>
            </w:rPr>
            <w:drawing>
              <wp:anchor distT="0" distB="0" distL="114300" distR="114300" simplePos="0" relativeHeight="251654656" behindDoc="0" locked="0" layoutInCell="1" hidden="0" allowOverlap="1" wp14:anchorId="1FD76C30" wp14:editId="07777777">
                <wp:simplePos x="0" y="0"/>
                <wp:positionH relativeFrom="column">
                  <wp:posOffset>6352</wp:posOffset>
                </wp:positionH>
                <wp:positionV relativeFrom="paragraph">
                  <wp:posOffset>217170</wp:posOffset>
                </wp:positionV>
                <wp:extent cx="1952625" cy="578485"/>
                <wp:effectExtent l="0" t="0" r="0" b="0"/>
                <wp:wrapTopAndBottom distT="0" distB="0"/>
                <wp:docPr id="1327557316" name="image2.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2.png" descr="Forma&#10;&#10;Descripción generada automáticamente con confianza baja"/>
                        <pic:cNvPicPr preferRelativeResize="0"/>
                      </pic:nvPicPr>
                      <pic:blipFill>
                        <a:blip r:embed="rId1"/>
                        <a:srcRect t="36059" b="34267"/>
                        <a:stretch>
                          <a:fillRect/>
                        </a:stretch>
                      </pic:blipFill>
                      <pic:spPr>
                        <a:xfrm>
                          <a:off x="0" y="0"/>
                          <a:ext cx="1952625" cy="578485"/>
                        </a:xfrm>
                        <a:prstGeom prst="rect">
                          <a:avLst/>
                        </a:prstGeom>
                        <a:ln/>
                      </pic:spPr>
                    </pic:pic>
                  </a:graphicData>
                </a:graphic>
              </wp:anchor>
            </w:drawing>
          </w:r>
        </w:p>
      </w:tc>
      <w:tc>
        <w:tcPr>
          <w:tcW w:w="4359" w:type="dxa"/>
          <w:vMerge w:val="restart"/>
          <w:vAlign w:val="center"/>
        </w:tcPr>
        <w:p w14:paraId="00000066" w14:textId="77777777" w:rsidR="001476F0" w:rsidRDefault="0029207F">
          <w:pPr>
            <w:pBdr>
              <w:top w:val="nil"/>
              <w:left w:val="nil"/>
              <w:bottom w:val="nil"/>
              <w:right w:val="nil"/>
              <w:between w:val="nil"/>
            </w:pBdr>
            <w:spacing w:after="160" w:line="276" w:lineRule="auto"/>
            <w:jc w:val="center"/>
            <w:rPr>
              <w:rFonts w:ascii="Calibri" w:eastAsia="Calibri" w:hAnsi="Calibri" w:cs="Calibri"/>
              <w:b/>
              <w:color w:val="000000"/>
              <w:sz w:val="32"/>
              <w:szCs w:val="32"/>
            </w:rPr>
          </w:pPr>
          <w:r>
            <w:rPr>
              <w:rFonts w:ascii="Calibri" w:eastAsia="Calibri" w:hAnsi="Calibri" w:cs="Calibri"/>
              <w:b/>
              <w:color w:val="000000"/>
              <w:sz w:val="32"/>
              <w:szCs w:val="32"/>
            </w:rPr>
            <w:t>Formato documento especificación</w:t>
          </w:r>
        </w:p>
      </w:tc>
      <w:tc>
        <w:tcPr>
          <w:tcW w:w="3012" w:type="dxa"/>
          <w:vAlign w:val="center"/>
        </w:tcPr>
        <w:p w14:paraId="00000067" w14:textId="77777777" w:rsidR="001476F0" w:rsidRDefault="0029207F">
          <w:pPr>
            <w:pBdr>
              <w:top w:val="nil"/>
              <w:left w:val="nil"/>
              <w:bottom w:val="nil"/>
              <w:right w:val="nil"/>
              <w:between w:val="nil"/>
            </w:pBdr>
            <w:spacing w:after="160" w:line="259" w:lineRule="auto"/>
            <w:jc w:val="center"/>
            <w:rPr>
              <w:rFonts w:ascii="Calibri" w:eastAsia="Calibri" w:hAnsi="Calibri" w:cs="Calibri"/>
              <w:color w:val="000000"/>
            </w:rPr>
          </w:pPr>
          <w:r>
            <w:rPr>
              <w:rFonts w:ascii="Calibri" w:eastAsia="Calibri" w:hAnsi="Calibri" w:cs="Calibri"/>
              <w:color w:val="000000"/>
            </w:rPr>
            <w:t>PTA-CM-002</w:t>
          </w:r>
        </w:p>
      </w:tc>
    </w:tr>
    <w:tr w:rsidR="001476F0" w14:paraId="2B8477EE" w14:textId="77777777">
      <w:trPr>
        <w:trHeight w:val="170"/>
      </w:trPr>
      <w:tc>
        <w:tcPr>
          <w:tcW w:w="3291" w:type="dxa"/>
          <w:vMerge/>
        </w:tcPr>
        <w:p w14:paraId="00000068" w14:textId="77777777" w:rsidR="001476F0" w:rsidRDefault="001476F0">
          <w:pPr>
            <w:widowControl w:val="0"/>
            <w:pBdr>
              <w:top w:val="nil"/>
              <w:left w:val="nil"/>
              <w:bottom w:val="nil"/>
              <w:right w:val="nil"/>
              <w:between w:val="nil"/>
            </w:pBdr>
            <w:spacing w:line="276" w:lineRule="auto"/>
            <w:rPr>
              <w:rFonts w:ascii="Calibri" w:eastAsia="Calibri" w:hAnsi="Calibri" w:cs="Calibri"/>
              <w:color w:val="000000"/>
            </w:rPr>
          </w:pPr>
        </w:p>
      </w:tc>
      <w:tc>
        <w:tcPr>
          <w:tcW w:w="4359" w:type="dxa"/>
          <w:vMerge/>
          <w:vAlign w:val="center"/>
        </w:tcPr>
        <w:p w14:paraId="00000069" w14:textId="77777777" w:rsidR="001476F0" w:rsidRDefault="001476F0">
          <w:pPr>
            <w:widowControl w:val="0"/>
            <w:pBdr>
              <w:top w:val="nil"/>
              <w:left w:val="nil"/>
              <w:bottom w:val="nil"/>
              <w:right w:val="nil"/>
              <w:between w:val="nil"/>
            </w:pBdr>
            <w:spacing w:line="276" w:lineRule="auto"/>
            <w:rPr>
              <w:rFonts w:ascii="Calibri" w:eastAsia="Calibri" w:hAnsi="Calibri" w:cs="Calibri"/>
              <w:color w:val="000000"/>
            </w:rPr>
          </w:pPr>
        </w:p>
      </w:tc>
      <w:tc>
        <w:tcPr>
          <w:tcW w:w="3012" w:type="dxa"/>
          <w:vAlign w:val="center"/>
        </w:tcPr>
        <w:p w14:paraId="0000006A" w14:textId="77777777" w:rsidR="001476F0" w:rsidRDefault="0029207F">
          <w:pPr>
            <w:pBdr>
              <w:top w:val="nil"/>
              <w:left w:val="nil"/>
              <w:bottom w:val="nil"/>
              <w:right w:val="nil"/>
              <w:between w:val="nil"/>
            </w:pBdr>
            <w:spacing w:after="160" w:line="259" w:lineRule="auto"/>
            <w:jc w:val="center"/>
            <w:rPr>
              <w:rFonts w:ascii="Calibri" w:eastAsia="Calibri" w:hAnsi="Calibri" w:cs="Calibri"/>
              <w:color w:val="000000"/>
            </w:rPr>
          </w:pPr>
          <w:r>
            <w:rPr>
              <w:rFonts w:ascii="Calibri" w:eastAsia="Calibri" w:hAnsi="Calibri" w:cs="Calibri"/>
              <w:color w:val="000000"/>
            </w:rPr>
            <w:t>DC-SGC-PTA COMERCIAL</w:t>
          </w:r>
        </w:p>
      </w:tc>
    </w:tr>
    <w:tr w:rsidR="001476F0" w14:paraId="13F9BD0E" w14:textId="77777777">
      <w:trPr>
        <w:trHeight w:val="529"/>
      </w:trPr>
      <w:tc>
        <w:tcPr>
          <w:tcW w:w="3291" w:type="dxa"/>
          <w:vMerge/>
        </w:tcPr>
        <w:p w14:paraId="0000006B" w14:textId="77777777" w:rsidR="001476F0" w:rsidRDefault="001476F0">
          <w:pPr>
            <w:widowControl w:val="0"/>
            <w:pBdr>
              <w:top w:val="nil"/>
              <w:left w:val="nil"/>
              <w:bottom w:val="nil"/>
              <w:right w:val="nil"/>
              <w:between w:val="nil"/>
            </w:pBdr>
            <w:spacing w:line="276" w:lineRule="auto"/>
            <w:rPr>
              <w:rFonts w:ascii="Calibri" w:eastAsia="Calibri" w:hAnsi="Calibri" w:cs="Calibri"/>
              <w:color w:val="000000"/>
            </w:rPr>
          </w:pPr>
        </w:p>
      </w:tc>
      <w:tc>
        <w:tcPr>
          <w:tcW w:w="4359" w:type="dxa"/>
          <w:vMerge/>
          <w:vAlign w:val="center"/>
        </w:tcPr>
        <w:p w14:paraId="0000006C" w14:textId="77777777" w:rsidR="001476F0" w:rsidRDefault="001476F0">
          <w:pPr>
            <w:widowControl w:val="0"/>
            <w:pBdr>
              <w:top w:val="nil"/>
              <w:left w:val="nil"/>
              <w:bottom w:val="nil"/>
              <w:right w:val="nil"/>
              <w:between w:val="nil"/>
            </w:pBdr>
            <w:spacing w:line="276" w:lineRule="auto"/>
            <w:rPr>
              <w:rFonts w:ascii="Calibri" w:eastAsia="Calibri" w:hAnsi="Calibri" w:cs="Calibri"/>
              <w:color w:val="000000"/>
            </w:rPr>
          </w:pPr>
        </w:p>
      </w:tc>
      <w:tc>
        <w:tcPr>
          <w:tcW w:w="3012" w:type="dxa"/>
          <w:vAlign w:val="center"/>
        </w:tcPr>
        <w:p w14:paraId="0000006D" w14:textId="77777777" w:rsidR="001476F0" w:rsidRDefault="0029207F">
          <w:pPr>
            <w:pBdr>
              <w:top w:val="nil"/>
              <w:left w:val="nil"/>
              <w:bottom w:val="nil"/>
              <w:right w:val="nil"/>
              <w:between w:val="nil"/>
            </w:pBdr>
            <w:spacing w:after="160" w:line="259" w:lineRule="auto"/>
            <w:jc w:val="center"/>
            <w:rPr>
              <w:rFonts w:ascii="Calibri" w:eastAsia="Calibri" w:hAnsi="Calibri" w:cs="Calibri"/>
              <w:color w:val="000000"/>
            </w:rPr>
          </w:pPr>
          <w:r>
            <w:rPr>
              <w:rFonts w:ascii="Calibri" w:eastAsia="Calibri" w:hAnsi="Calibri" w:cs="Calibri"/>
              <w:color w:val="000000"/>
            </w:rPr>
            <w:t>V2-2023</w:t>
          </w:r>
        </w:p>
      </w:tc>
    </w:tr>
  </w:tbl>
  <w:p w14:paraId="0000006E" w14:textId="77777777" w:rsidR="001476F0" w:rsidRDefault="0029207F">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0" distR="0" simplePos="0" relativeHeight="251655680" behindDoc="1" locked="0" layoutInCell="1" hidden="0" allowOverlap="1" wp14:anchorId="6F513EC1" wp14:editId="07777777">
          <wp:simplePos x="0" y="0"/>
          <wp:positionH relativeFrom="margin">
            <wp:posOffset>-1095372</wp:posOffset>
          </wp:positionH>
          <wp:positionV relativeFrom="margin">
            <wp:posOffset>-970277</wp:posOffset>
          </wp:positionV>
          <wp:extent cx="7603670" cy="10738485"/>
          <wp:effectExtent l="0" t="0" r="0" b="0"/>
          <wp:wrapNone/>
          <wp:docPr id="1327557317" name="image6.png" descr="Imagen que contiene 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Imagen que contiene Gráfico&#10;&#10;Descripción generada automáticamente"/>
                  <pic:cNvPicPr preferRelativeResize="0"/>
                </pic:nvPicPr>
                <pic:blipFill>
                  <a:blip r:embed="rId2"/>
                  <a:srcRect/>
                  <a:stretch>
                    <a:fillRect/>
                  </a:stretch>
                </pic:blipFill>
                <pic:spPr>
                  <a:xfrm>
                    <a:off x="0" y="0"/>
                    <a:ext cx="7603670" cy="1073848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F" w14:textId="77777777" w:rsidR="001476F0" w:rsidRDefault="005833E7">
    <w:pPr>
      <w:pBdr>
        <w:top w:val="nil"/>
        <w:left w:val="nil"/>
        <w:bottom w:val="nil"/>
        <w:right w:val="nil"/>
        <w:between w:val="nil"/>
      </w:pBdr>
      <w:tabs>
        <w:tab w:val="center" w:pos="4419"/>
        <w:tab w:val="right" w:pos="8838"/>
      </w:tabs>
      <w:spacing w:after="0" w:line="240" w:lineRule="auto"/>
      <w:rPr>
        <w:color w:val="000000"/>
      </w:rPr>
    </w:pPr>
    <w:r>
      <w:rPr>
        <w:color w:val="000000"/>
      </w:rPr>
      <w:pict w14:anchorId="365A30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3" type="#_x0000_t75" alt="" style="position:absolute;margin-left:0;margin-top:0;width:598.05pt;height:845.75pt;z-index:-251659776;mso-position-horizontal:center;mso-position-horizontal-relative:margin;mso-position-vertical:center;mso-position-vertical-relative:margin">
          <v:imagedata r:id="rId1" o:title="image9"/>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77777777" w:rsidR="001476F0" w:rsidRDefault="005833E7">
    <w:pPr>
      <w:pBdr>
        <w:top w:val="nil"/>
        <w:left w:val="nil"/>
        <w:bottom w:val="nil"/>
        <w:right w:val="nil"/>
        <w:between w:val="nil"/>
      </w:pBdr>
      <w:tabs>
        <w:tab w:val="center" w:pos="4419"/>
        <w:tab w:val="right" w:pos="8838"/>
      </w:tabs>
      <w:spacing w:after="0" w:line="240" w:lineRule="auto"/>
      <w:rPr>
        <w:color w:val="000000"/>
      </w:rPr>
    </w:pPr>
    <w:r>
      <w:rPr>
        <w:color w:val="000000"/>
      </w:rPr>
      <w:pict w14:anchorId="79ACE5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598.05pt;height:845.75pt;z-index:-251655680;mso-position-horizontal:center;mso-position-horizontal-relative:margin;mso-position-vertical:center;mso-position-vertical-relative:margin">
          <v:imagedata r:id="rId1" o:title="image9"/>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1" w14:textId="77777777" w:rsidR="001476F0" w:rsidRDefault="005833E7">
    <w:pPr>
      <w:pBdr>
        <w:top w:val="nil"/>
        <w:left w:val="nil"/>
        <w:bottom w:val="nil"/>
        <w:right w:val="nil"/>
        <w:between w:val="nil"/>
      </w:pBdr>
      <w:tabs>
        <w:tab w:val="center" w:pos="4419"/>
        <w:tab w:val="right" w:pos="8838"/>
        <w:tab w:val="center" w:pos="4252"/>
      </w:tabs>
      <w:spacing w:after="0" w:line="240" w:lineRule="auto"/>
      <w:rPr>
        <w:color w:val="FFFFFF"/>
      </w:rPr>
    </w:pPr>
    <w:r>
      <w:rPr>
        <w:color w:val="FFFFFF"/>
      </w:rPr>
      <w:pict w14:anchorId="4E3743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margin-left:-84.6pt;margin-top:-83.35pt;width:598.7pt;height:846.4pt;z-index:-251657728;mso-position-horizontal:absolute;mso-position-horizontal-relative:margin;mso-position-vertical:absolute;mso-position-vertical-relative:margin">
          <v:imagedata r:id="rId1" o:title="image1"/>
          <w10:wrap anchorx="margin" anchory="margin"/>
        </v:shape>
      </w:pict>
    </w:r>
    <w:r w:rsidR="0029207F">
      <w:rPr>
        <w:color w:val="FFFFFF"/>
      </w:rPr>
      <w:t>Formato de Especificación</w:t>
    </w:r>
    <w:r w:rsidR="0029207F">
      <w:rPr>
        <w:color w:val="FFFFFF"/>
      </w:rPr>
      <w:tab/>
    </w:r>
  </w:p>
  <w:p w14:paraId="00000072" w14:textId="77777777" w:rsidR="001476F0" w:rsidRDefault="0029207F">
    <w:pPr>
      <w:pBdr>
        <w:top w:val="nil"/>
        <w:left w:val="nil"/>
        <w:bottom w:val="nil"/>
        <w:right w:val="nil"/>
        <w:between w:val="nil"/>
      </w:pBdr>
      <w:tabs>
        <w:tab w:val="center" w:pos="4419"/>
        <w:tab w:val="right" w:pos="8838"/>
        <w:tab w:val="left" w:pos="3369"/>
      </w:tabs>
      <w:spacing w:after="0" w:line="240" w:lineRule="auto"/>
      <w:rPr>
        <w:color w:val="FFFFFF"/>
      </w:rPr>
    </w:pPr>
    <w:r>
      <w:rPr>
        <w:color w:val="FFFFFF"/>
      </w:rPr>
      <w:tab/>
    </w:r>
  </w:p>
  <w:p w14:paraId="00000073" w14:textId="77777777" w:rsidR="001476F0" w:rsidRDefault="001476F0">
    <w:pPr>
      <w:pBdr>
        <w:top w:val="nil"/>
        <w:left w:val="nil"/>
        <w:bottom w:val="nil"/>
        <w:right w:val="nil"/>
        <w:between w:val="nil"/>
      </w:pBdr>
      <w:tabs>
        <w:tab w:val="center" w:pos="4419"/>
        <w:tab w:val="right" w:pos="8838"/>
        <w:tab w:val="center" w:pos="4252"/>
      </w:tabs>
      <w:spacing w:after="0" w:line="240" w:lineRule="auto"/>
      <w:rPr>
        <w:color w:val="FFFFF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4" w14:textId="77777777" w:rsidR="001476F0" w:rsidRDefault="005833E7">
    <w:pPr>
      <w:pBdr>
        <w:top w:val="nil"/>
        <w:left w:val="nil"/>
        <w:bottom w:val="nil"/>
        <w:right w:val="nil"/>
        <w:between w:val="nil"/>
      </w:pBdr>
      <w:tabs>
        <w:tab w:val="center" w:pos="4419"/>
        <w:tab w:val="right" w:pos="8838"/>
      </w:tabs>
      <w:spacing w:after="0" w:line="240" w:lineRule="auto"/>
      <w:rPr>
        <w:color w:val="000000"/>
      </w:rPr>
    </w:pPr>
    <w:r>
      <w:rPr>
        <w:color w:val="000000"/>
      </w:rPr>
      <w:pict w14:anchorId="6A74A7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2050" type="#_x0000_t75" alt="" style="position:absolute;margin-left:0;margin-top:0;width:598.05pt;height:845.75pt;z-index:-251656704;mso-position-horizontal:center;mso-position-horizontal-relative:margin;mso-position-vertical:center;mso-position-vertical-relative:margin">
          <v:imagedata r:id="rId1" o:title="image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6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064CD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23C2EEE"/>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8B0130E"/>
    <w:multiLevelType w:val="multilevel"/>
    <w:tmpl w:val="FFFFFFFF"/>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64E1697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A2099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2BF6CF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89301964">
    <w:abstractNumId w:val="0"/>
  </w:num>
  <w:num w:numId="2" w16cid:durableId="659895209">
    <w:abstractNumId w:val="1"/>
  </w:num>
  <w:num w:numId="3" w16cid:durableId="1910727007">
    <w:abstractNumId w:val="5"/>
  </w:num>
  <w:num w:numId="4" w16cid:durableId="1954245830">
    <w:abstractNumId w:val="6"/>
  </w:num>
  <w:num w:numId="5" w16cid:durableId="1133056991">
    <w:abstractNumId w:val="4"/>
  </w:num>
  <w:num w:numId="6" w16cid:durableId="1249583957">
    <w:abstractNumId w:val="3"/>
  </w:num>
  <w:num w:numId="7" w16cid:durableId="346835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defaultTabStop w:val="720"/>
  <w:hyphenationZone w:val="425"/>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6F0"/>
    <w:rsid w:val="001476F0"/>
    <w:rsid w:val="00240E5A"/>
    <w:rsid w:val="0029207F"/>
    <w:rsid w:val="009217CF"/>
    <w:rsid w:val="0F81B9D4"/>
    <w:rsid w:val="181450C6"/>
    <w:rsid w:val="33C714AA"/>
    <w:rsid w:val="34ACE743"/>
    <w:rsid w:val="4172A8EB"/>
    <w:rsid w:val="4828C554"/>
    <w:rsid w:val="568E4C4B"/>
    <w:rsid w:val="628E75D5"/>
    <w:rsid w:val="6291EBC0"/>
    <w:rsid w:val="65348F18"/>
    <w:rsid w:val="663D4B96"/>
    <w:rsid w:val="6654B12D"/>
    <w:rsid w:val="73648593"/>
    <w:rsid w:val="7426B06D"/>
    <w:rsid w:val="7A7A988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494468DE"/>
  <w15:docId w15:val="{97DB7450-F3CD-4EED-AEF9-239F6671B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rFonts w:ascii="Arial Black" w:eastAsia="Arial Black" w:hAnsi="Arial Black" w:cs="Arial Black"/>
      <w:color w:val="000000"/>
      <w:sz w:val="32"/>
      <w:szCs w:val="32"/>
    </w:rPr>
  </w:style>
  <w:style w:type="paragraph" w:styleId="Ttulo2">
    <w:name w:val="heading 2"/>
    <w:basedOn w:val="Normal"/>
    <w:next w:val="Normal"/>
    <w:uiPriority w:val="9"/>
    <w:unhideWhenUsed/>
    <w:qFormat/>
    <w:pPr>
      <w:keepNext/>
      <w:keepLines/>
      <w:spacing w:before="40" w:after="0"/>
      <w:outlineLvl w:val="1"/>
    </w:pPr>
    <w:rPr>
      <w:rFonts w:ascii="Arial Black" w:eastAsia="Arial Black" w:hAnsi="Arial Black" w:cs="Arial Black"/>
      <w:color w:val="000000"/>
      <w:sz w:val="28"/>
      <w:szCs w:val="28"/>
    </w:rPr>
  </w:style>
  <w:style w:type="paragraph" w:styleId="Ttulo3">
    <w:name w:val="heading 3"/>
    <w:basedOn w:val="Normal"/>
    <w:next w:val="Normal"/>
    <w:uiPriority w:val="9"/>
    <w:unhideWhenUsed/>
    <w:qFormat/>
    <w:pPr>
      <w:keepNext/>
      <w:keepLines/>
      <w:spacing w:before="40" w:after="0"/>
      <w:outlineLvl w:val="2"/>
    </w:pPr>
    <w:rPr>
      <w:rFonts w:ascii="Arial Black" w:eastAsia="Arial Black" w:hAnsi="Arial Black" w:cs="Arial Black"/>
      <w:color w:val="000000"/>
      <w:sz w:val="24"/>
      <w:szCs w:val="24"/>
    </w:rPr>
  </w:style>
  <w:style w:type="paragraph" w:styleId="Ttulo4">
    <w:name w:val="heading 4"/>
    <w:basedOn w:val="Normal"/>
    <w:next w:val="Normal"/>
    <w:uiPriority w:val="9"/>
    <w:semiHidden/>
    <w:unhideWhenUsed/>
    <w:qFormat/>
    <w:pPr>
      <w:keepNext/>
      <w:keepLines/>
      <w:spacing w:before="40" w:after="0"/>
      <w:outlineLvl w:val="3"/>
    </w:pPr>
    <w:rPr>
      <w:i/>
      <w:color w:val="2F5496"/>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Normal0">
    <w:name w:val="Normal0"/>
    <w:qFormat/>
  </w:style>
  <w:style w:type="paragraph" w:customStyle="1" w:styleId="heading10">
    <w:name w:val="heading 10"/>
    <w:aliases w:val="Título 1 iDATA"/>
    <w:basedOn w:val="Normal0"/>
    <w:next w:val="Normal0"/>
    <w:link w:val="Ttulo1Car"/>
    <w:uiPriority w:val="9"/>
    <w:qFormat/>
    <w:rsid w:val="005A0B13"/>
    <w:pPr>
      <w:keepNext/>
      <w:keepLines/>
      <w:spacing w:before="240" w:after="0"/>
      <w:outlineLvl w:val="0"/>
    </w:pPr>
    <w:rPr>
      <w:rFonts w:ascii="Arial Black" w:eastAsiaTheme="majorEastAsia" w:hAnsi="Arial Black" w:cstheme="majorBidi"/>
      <w:color w:val="000000" w:themeColor="text1"/>
      <w:sz w:val="32"/>
      <w:szCs w:val="32"/>
    </w:rPr>
  </w:style>
  <w:style w:type="paragraph" w:customStyle="1" w:styleId="heading20">
    <w:name w:val="heading 20"/>
    <w:basedOn w:val="Normal0"/>
    <w:next w:val="Normal0"/>
    <w:link w:val="Ttulo2Car"/>
    <w:uiPriority w:val="9"/>
    <w:unhideWhenUsed/>
    <w:qFormat/>
    <w:rsid w:val="00BA6CC6"/>
    <w:pPr>
      <w:keepNext/>
      <w:keepLines/>
      <w:spacing w:before="40" w:after="0"/>
      <w:outlineLvl w:val="1"/>
    </w:pPr>
    <w:rPr>
      <w:rFonts w:ascii="Arial Black" w:eastAsiaTheme="majorEastAsia" w:hAnsi="Arial Black" w:cstheme="majorBidi"/>
      <w:color w:val="000000" w:themeColor="text1"/>
      <w:sz w:val="28"/>
      <w:szCs w:val="26"/>
    </w:rPr>
  </w:style>
  <w:style w:type="paragraph" w:customStyle="1" w:styleId="heading30">
    <w:name w:val="heading 30"/>
    <w:basedOn w:val="Normal0"/>
    <w:next w:val="Normal0"/>
    <w:link w:val="Ttulo3Car"/>
    <w:uiPriority w:val="9"/>
    <w:unhideWhenUsed/>
    <w:qFormat/>
    <w:rsid w:val="00BA6CC6"/>
    <w:pPr>
      <w:keepNext/>
      <w:keepLines/>
      <w:spacing w:before="40" w:after="0"/>
      <w:outlineLvl w:val="2"/>
    </w:pPr>
    <w:rPr>
      <w:rFonts w:ascii="Arial Black" w:eastAsiaTheme="majorEastAsia" w:hAnsi="Arial Black" w:cstheme="majorBidi"/>
      <w:color w:val="000000" w:themeColor="text1"/>
      <w:sz w:val="24"/>
      <w:szCs w:val="24"/>
    </w:rPr>
  </w:style>
  <w:style w:type="paragraph" w:customStyle="1" w:styleId="heading40">
    <w:name w:val="heading 40"/>
    <w:basedOn w:val="Normal0"/>
    <w:next w:val="Normal0"/>
    <w:link w:val="Ttulo4Car"/>
    <w:uiPriority w:val="9"/>
    <w:unhideWhenUsed/>
    <w:qFormat/>
    <w:rsid w:val="00D15206"/>
    <w:pPr>
      <w:keepNext/>
      <w:keepLines/>
      <w:spacing w:before="40" w:after="0"/>
      <w:outlineLvl w:val="3"/>
    </w:pPr>
    <w:rPr>
      <w:rFonts w:asciiTheme="majorHAnsi" w:eastAsiaTheme="majorEastAsia" w:hAnsiTheme="majorHAnsi" w:cstheme="majorBidi"/>
      <w:i/>
      <w:iCs/>
      <w:color w:val="2F5496" w:themeColor="accent1" w:themeShade="BF"/>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Encabezado">
    <w:name w:val="header"/>
    <w:basedOn w:val="Normal0"/>
    <w:link w:val="EncabezadoCar"/>
    <w:uiPriority w:val="99"/>
    <w:unhideWhenUsed/>
    <w:rsid w:val="00FF7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7869"/>
  </w:style>
  <w:style w:type="paragraph" w:styleId="Piedepgina">
    <w:name w:val="footer"/>
    <w:basedOn w:val="Normal0"/>
    <w:link w:val="PiedepginaCar"/>
    <w:uiPriority w:val="99"/>
    <w:unhideWhenUsed/>
    <w:rsid w:val="00FF7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7869"/>
  </w:style>
  <w:style w:type="paragraph" w:customStyle="1" w:styleId="paragraph">
    <w:name w:val="paragraph"/>
    <w:basedOn w:val="Normal0"/>
    <w:rsid w:val="00C227E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C227EC"/>
  </w:style>
  <w:style w:type="character" w:customStyle="1" w:styleId="eop">
    <w:name w:val="eop"/>
    <w:basedOn w:val="Fuentedeprrafopredeter"/>
    <w:rsid w:val="00C227EC"/>
  </w:style>
  <w:style w:type="table" w:styleId="Tablanormal5">
    <w:name w:val="Plain Table 5"/>
    <w:basedOn w:val="NormalTable0"/>
    <w:uiPriority w:val="45"/>
    <w:rsid w:val="00CA5C9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NormalTable0"/>
    <w:uiPriority w:val="44"/>
    <w:rsid w:val="00CA5C9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NormalTable0"/>
    <w:uiPriority w:val="42"/>
    <w:rsid w:val="00ED4F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0"/>
    <w:uiPriority w:val="99"/>
    <w:semiHidden/>
    <w:unhideWhenUsed/>
    <w:rsid w:val="008F280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Sinespaciado">
    <w:name w:val="No Spacing"/>
    <w:link w:val="SinespaciadoCar"/>
    <w:uiPriority w:val="1"/>
    <w:qFormat/>
    <w:rsid w:val="008D08A5"/>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8D08A5"/>
    <w:rPr>
      <w:rFonts w:eastAsiaTheme="minorEastAsia"/>
      <w:lang w:eastAsia="es-CO"/>
    </w:rPr>
  </w:style>
  <w:style w:type="paragraph" w:styleId="Revisin">
    <w:name w:val="Revision"/>
    <w:hidden/>
    <w:uiPriority w:val="99"/>
    <w:semiHidden/>
    <w:rsid w:val="00893BA7"/>
    <w:pPr>
      <w:spacing w:after="0" w:line="240" w:lineRule="auto"/>
    </w:pPr>
  </w:style>
  <w:style w:type="character" w:customStyle="1" w:styleId="Ttulo1Car">
    <w:name w:val="Título 1 Car"/>
    <w:aliases w:val="Título 1 iDATA Car"/>
    <w:basedOn w:val="Fuentedeprrafopredeter"/>
    <w:link w:val="heading10"/>
    <w:uiPriority w:val="9"/>
    <w:rsid w:val="005A0B13"/>
    <w:rPr>
      <w:rFonts w:ascii="Arial Black" w:eastAsiaTheme="majorEastAsia" w:hAnsi="Arial Black" w:cstheme="majorBidi"/>
      <w:color w:val="000000" w:themeColor="text1"/>
      <w:sz w:val="32"/>
      <w:szCs w:val="32"/>
    </w:rPr>
  </w:style>
  <w:style w:type="paragraph" w:styleId="TtuloTDC">
    <w:name w:val="TOC Heading"/>
    <w:basedOn w:val="heading10"/>
    <w:next w:val="Normal0"/>
    <w:uiPriority w:val="39"/>
    <w:unhideWhenUsed/>
    <w:qFormat/>
    <w:rsid w:val="009F3346"/>
    <w:pPr>
      <w:outlineLvl w:val="9"/>
    </w:pPr>
    <w:rPr>
      <w:lang w:eastAsia="es-CO"/>
    </w:rPr>
  </w:style>
  <w:style w:type="paragraph" w:styleId="Prrafodelista">
    <w:name w:val="List Paragraph"/>
    <w:aliases w:val="Ha,titulo 3,Lista vistosa - Énfasis 11,Numerado negrita propuestas,EITI list,Bullets,Chulito,Bullet List,FooterText,numbered,List Paragraph1,Paragraphe de liste1,lp1,Bulletr List Paragraph,Foot,列出段落,列出段落1,List Paragraph2,subcapitulo"/>
    <w:basedOn w:val="Normal0"/>
    <w:link w:val="PrrafodelistaCar"/>
    <w:uiPriority w:val="34"/>
    <w:qFormat/>
    <w:rsid w:val="00656DAB"/>
    <w:pPr>
      <w:ind w:left="720"/>
      <w:contextualSpacing/>
    </w:pPr>
  </w:style>
  <w:style w:type="character" w:customStyle="1" w:styleId="Ttulo2Car">
    <w:name w:val="Título 2 Car"/>
    <w:basedOn w:val="Fuentedeprrafopredeter"/>
    <w:link w:val="heading20"/>
    <w:uiPriority w:val="9"/>
    <w:rsid w:val="00BA6CC6"/>
    <w:rPr>
      <w:rFonts w:ascii="Arial Black" w:eastAsiaTheme="majorEastAsia" w:hAnsi="Arial Black" w:cstheme="majorBidi"/>
      <w:color w:val="000000" w:themeColor="text1"/>
      <w:sz w:val="28"/>
      <w:szCs w:val="26"/>
    </w:rPr>
  </w:style>
  <w:style w:type="paragraph" w:styleId="TDC1">
    <w:name w:val="toc 1"/>
    <w:basedOn w:val="Normal0"/>
    <w:next w:val="Normal0"/>
    <w:autoRedefine/>
    <w:uiPriority w:val="39"/>
    <w:unhideWhenUsed/>
    <w:rsid w:val="006F06D8"/>
    <w:pPr>
      <w:spacing w:after="100"/>
    </w:pPr>
  </w:style>
  <w:style w:type="paragraph" w:styleId="TDC2">
    <w:name w:val="toc 2"/>
    <w:basedOn w:val="Normal0"/>
    <w:next w:val="Normal0"/>
    <w:autoRedefine/>
    <w:uiPriority w:val="39"/>
    <w:unhideWhenUsed/>
    <w:rsid w:val="000E1B5A"/>
    <w:pPr>
      <w:tabs>
        <w:tab w:val="left" w:pos="880"/>
        <w:tab w:val="right" w:leader="dot" w:pos="8494"/>
      </w:tabs>
      <w:spacing w:after="100" w:line="276" w:lineRule="auto"/>
      <w:ind w:left="220"/>
      <w:jc w:val="both"/>
    </w:pPr>
  </w:style>
  <w:style w:type="character" w:styleId="Hipervnculo">
    <w:name w:val="Hyperlink"/>
    <w:basedOn w:val="Fuentedeprrafopredeter"/>
    <w:uiPriority w:val="99"/>
    <w:unhideWhenUsed/>
    <w:rsid w:val="006F06D8"/>
    <w:rPr>
      <w:color w:val="0563C1" w:themeColor="hyperlink"/>
      <w:u w:val="single"/>
    </w:rPr>
  </w:style>
  <w:style w:type="character" w:customStyle="1" w:styleId="Ttulo3Car">
    <w:name w:val="Título 3 Car"/>
    <w:basedOn w:val="Fuentedeprrafopredeter"/>
    <w:link w:val="heading30"/>
    <w:uiPriority w:val="9"/>
    <w:rsid w:val="00BA6CC6"/>
    <w:rPr>
      <w:rFonts w:ascii="Arial Black" w:eastAsiaTheme="majorEastAsia" w:hAnsi="Arial Black" w:cstheme="majorBidi"/>
      <w:color w:val="000000" w:themeColor="text1"/>
      <w:sz w:val="24"/>
      <w:szCs w:val="24"/>
    </w:rPr>
  </w:style>
  <w:style w:type="table" w:styleId="Tablanormal1">
    <w:name w:val="Plain Table 1"/>
    <w:basedOn w:val="NormalTable0"/>
    <w:uiPriority w:val="41"/>
    <w:rsid w:val="00237A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3">
    <w:name w:val="toc 3"/>
    <w:basedOn w:val="Normal0"/>
    <w:next w:val="Normal0"/>
    <w:autoRedefine/>
    <w:uiPriority w:val="39"/>
    <w:unhideWhenUsed/>
    <w:rsid w:val="00472550"/>
    <w:pPr>
      <w:spacing w:after="100"/>
      <w:ind w:left="440"/>
    </w:pPr>
  </w:style>
  <w:style w:type="paragraph" w:styleId="Textonotapie">
    <w:name w:val="footnote text"/>
    <w:basedOn w:val="Normal0"/>
    <w:link w:val="TextonotapieCar"/>
    <w:uiPriority w:val="99"/>
    <w:semiHidden/>
    <w:unhideWhenUsed/>
    <w:rsid w:val="003F627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F6271"/>
    <w:rPr>
      <w:sz w:val="20"/>
      <w:szCs w:val="20"/>
    </w:rPr>
  </w:style>
  <w:style w:type="character" w:styleId="Refdenotaalpie">
    <w:name w:val="footnote reference"/>
    <w:basedOn w:val="Fuentedeprrafopredeter"/>
    <w:uiPriority w:val="99"/>
    <w:semiHidden/>
    <w:unhideWhenUsed/>
    <w:rsid w:val="003F6271"/>
    <w:rPr>
      <w:vertAlign w:val="superscript"/>
    </w:rPr>
  </w:style>
  <w:style w:type="paragraph" w:customStyle="1" w:styleId="Default">
    <w:name w:val="Default"/>
    <w:rsid w:val="000A099C"/>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aliases w:val="Ha Car,titulo 3 Car,Lista vistosa - Énfasis 11 Car,Numerado negrita propuestas Car,EITI list Car,Bullets Car,Chulito Car,Bullet List Car,FooterText Car,numbered Car,List Paragraph1 Car,Paragraphe de liste1 Car,lp1 Car,Foot Car"/>
    <w:link w:val="Prrafodelista"/>
    <w:uiPriority w:val="34"/>
    <w:qFormat/>
    <w:rsid w:val="00D64937"/>
  </w:style>
  <w:style w:type="paragraph" w:styleId="Textocomentario">
    <w:name w:val="annotation text"/>
    <w:basedOn w:val="Normal0"/>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table" w:styleId="Tablaconcuadrcula">
    <w:name w:val="Table Grid"/>
    <w:basedOn w:val="NormalTable0"/>
    <w:uiPriority w:val="39"/>
    <w:rsid w:val="00152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heading40"/>
    <w:uiPriority w:val="9"/>
    <w:rsid w:val="00995935"/>
    <w:rPr>
      <w:rFonts w:asciiTheme="majorHAnsi" w:eastAsiaTheme="majorEastAsia" w:hAnsiTheme="majorHAnsi" w:cstheme="majorBidi"/>
      <w:i/>
      <w:iCs/>
      <w:color w:val="2F5496" w:themeColor="accent1" w:themeShade="BF"/>
    </w:rPr>
  </w:style>
  <w:style w:type="paragraph" w:styleId="Descripcin">
    <w:name w:val="caption"/>
    <w:basedOn w:val="Normal0"/>
    <w:next w:val="Normal0"/>
    <w:uiPriority w:val="35"/>
    <w:unhideWhenUsed/>
    <w:qFormat/>
    <w:rsid w:val="00BC20D2"/>
    <w:pPr>
      <w:spacing w:after="200" w:line="240" w:lineRule="auto"/>
    </w:pPr>
    <w:rPr>
      <w:i/>
      <w:iCs/>
      <w:color w:val="44546A" w:themeColor="text2"/>
      <w:sz w:val="18"/>
      <w:szCs w:val="18"/>
    </w:rPr>
  </w:style>
  <w:style w:type="paragraph" w:styleId="Asuntodelcomentario">
    <w:name w:val="annotation subject"/>
    <w:basedOn w:val="Textocomentario"/>
    <w:next w:val="Textocomentario"/>
    <w:link w:val="AsuntodelcomentarioCar"/>
    <w:uiPriority w:val="99"/>
    <w:semiHidden/>
    <w:unhideWhenUsed/>
    <w:rsid w:val="00023451"/>
    <w:rPr>
      <w:b/>
      <w:bCs/>
    </w:rPr>
  </w:style>
  <w:style w:type="character" w:customStyle="1" w:styleId="AsuntodelcomentarioCar">
    <w:name w:val="Asunto del comentario Car"/>
    <w:basedOn w:val="TextocomentarioCar"/>
    <w:link w:val="Asuntodelcomentario"/>
    <w:uiPriority w:val="99"/>
    <w:semiHidden/>
    <w:rsid w:val="00023451"/>
    <w:rPr>
      <w:b/>
      <w:bCs/>
      <w:sz w:val="20"/>
      <w:szCs w:val="20"/>
    </w:rPr>
  </w:style>
  <w:style w:type="paragraph" w:styleId="Subttulo">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table" w:customStyle="1" w:styleId="a1">
    <w:basedOn w:val="Tabla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1.png"/><Relationship Id="rId26" Type="http://schemas.openxmlformats.org/officeDocument/2006/relationships/image" Target="media/image9.jpg"/><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8.jpg"/><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jp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jpg"/><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header" Target="header4.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BR8l/31vdyi0V0KW8j7BUFssKg==">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</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241fd241-f011-4e8d-b203-41444e179ce7" xsi:nil="true"/>
    <lcf76f155ced4ddcb4097134ff3c332f xmlns="4d0a47c7-79ec-419c-a021-1b70d105afd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E7AF35272DDFA4A997B8FA2EF19DFDC" ma:contentTypeVersion="11" ma:contentTypeDescription="Crear nuevo documento." ma:contentTypeScope="" ma:versionID="f5bd8335782034c26ff077ae2ea05618">
  <xsd:schema xmlns:xsd="http://www.w3.org/2001/XMLSchema" xmlns:xs="http://www.w3.org/2001/XMLSchema" xmlns:p="http://schemas.microsoft.com/office/2006/metadata/properties" xmlns:ns2="4d0a47c7-79ec-419c-a021-1b70d105afd6" xmlns:ns3="241fd241-f011-4e8d-b203-41444e179ce7" targetNamespace="http://schemas.microsoft.com/office/2006/metadata/properties" ma:root="true" ma:fieldsID="06d97af6dfe516e7928dc97acade32ae" ns2:_="" ns3:_="">
    <xsd:import namespace="4d0a47c7-79ec-419c-a021-1b70d105afd6"/>
    <xsd:import namespace="241fd241-f011-4e8d-b203-41444e179c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a47c7-79ec-419c-a021-1b70d105a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85698878-b331-436b-83d6-e56cb599652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1fd241-f011-4e8d-b203-41444e179c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62c65b2-be86-4493-9ed3-a044efaaedd3}" ma:internalName="TaxCatchAll" ma:showField="CatchAllData" ma:web="241fd241-f011-4e8d-b203-41444e179c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7167AB2-124F-4A75-AAE1-24E3FC9AFD92}">
  <ds:schemaRefs>
    <ds:schemaRef ds:uri="http://schemas.microsoft.com/office/2006/metadata/properties"/>
    <ds:schemaRef ds:uri="http://schemas.microsoft.com/office/infopath/2007/PartnerControls"/>
    <ds:schemaRef ds:uri="241fd241-f011-4e8d-b203-41444e179ce7"/>
    <ds:schemaRef ds:uri="4d0a47c7-79ec-419c-a021-1b70d105afd6"/>
  </ds:schemaRefs>
</ds:datastoreItem>
</file>

<file path=customXml/itemProps3.xml><?xml version="1.0" encoding="utf-8"?>
<ds:datastoreItem xmlns:ds="http://schemas.openxmlformats.org/officeDocument/2006/customXml" ds:itemID="{0B8E5237-865B-4B89-931B-18E92C6096B5}">
  <ds:schemaRefs>
    <ds:schemaRef ds:uri="http://schemas.microsoft.com/sharepoint/v3/contenttype/forms"/>
  </ds:schemaRefs>
</ds:datastoreItem>
</file>

<file path=customXml/itemProps4.xml><?xml version="1.0" encoding="utf-8"?>
<ds:datastoreItem xmlns:ds="http://schemas.openxmlformats.org/officeDocument/2006/customXml" ds:itemID="{CB45D1FA-695C-4044-A870-9F435E783E99}"/>
</file>

<file path=docProps/app.xml><?xml version="1.0" encoding="utf-8"?>
<Properties xmlns="http://schemas.openxmlformats.org/officeDocument/2006/extended-properties" xmlns:vt="http://schemas.openxmlformats.org/officeDocument/2006/docPropsVTypes">
  <Template>Normal.dotm</Template>
  <TotalTime>0</TotalTime>
  <Pages>1</Pages>
  <Words>1965</Words>
  <Characters>10811</Characters>
  <Application>Microsoft Office Word</Application>
  <DocSecurity>0</DocSecurity>
  <Lines>90</Lines>
  <Paragraphs>25</Paragraphs>
  <ScaleCrop>false</ScaleCrop>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Acosta Betancurth</dc:creator>
  <cp:lastModifiedBy>MEDINA, TAMARA (CONSULTOR EXTERNO)</cp:lastModifiedBy>
  <cp:revision>4</cp:revision>
  <dcterms:created xsi:type="dcterms:W3CDTF">2025-10-21T22:11:00Z</dcterms:created>
  <dcterms:modified xsi:type="dcterms:W3CDTF">2025-10-21T22:11:00Z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0x010100AE7AF35272DDFA4A997B8FA2EF19DFDC</vt:lpwstr>
  </property>
  <property fmtid="{D5CDD505-2E9C-101B-9397-08002B2CF9AE}" pid="3" name="MediaServiceImageTags">
    <vt:lpwstr>MediaServiceImageTags</vt:lpwstr>
  </property>
  <property fmtid="{D5CDD505-2E9C-101B-9397-08002B2CF9AE}" pid="4" name="TitusGUID">
    <vt:lpwstr>ae7d1cca-d4dd-4224-8a49-26311e4267fc</vt:lpwstr>
  </property>
  <property fmtid="{D5CDD505-2E9C-101B-9397-08002B2CF9AE}" pid="5" name="MSIP_Label_9c03f50a-64db-4deb-af9d-b71d9c93bcbc_Enabled">
    <vt:lpwstr>true</vt:lpwstr>
  </property>
  <property fmtid="{D5CDD505-2E9C-101B-9397-08002B2CF9AE}" pid="6" name="MSIP_Label_9c03f50a-64db-4deb-af9d-b71d9c93bcbc_SetDate">
    <vt:lpwstr>2025-10-21T22:11:09Z</vt:lpwstr>
  </property>
  <property fmtid="{D5CDD505-2E9C-101B-9397-08002B2CF9AE}" pid="7" name="MSIP_Label_9c03f50a-64db-4deb-af9d-b71d9c93bcbc_Method">
    <vt:lpwstr>Standard</vt:lpwstr>
  </property>
  <property fmtid="{D5CDD505-2E9C-101B-9397-08002B2CF9AE}" pid="8" name="MSIP_Label_9c03f50a-64db-4deb-af9d-b71d9c93bcbc_Name">
    <vt:lpwstr>IN1970NO02</vt:lpwstr>
  </property>
  <property fmtid="{D5CDD505-2E9C-101B-9397-08002B2CF9AE}" pid="9" name="MSIP_Label_9c03f50a-64db-4deb-af9d-b71d9c93bcbc_SiteId">
    <vt:lpwstr>863e38af-aa47-45c7-a525-20465c654244</vt:lpwstr>
  </property>
  <property fmtid="{D5CDD505-2E9C-101B-9397-08002B2CF9AE}" pid="10" name="MSIP_Label_9c03f50a-64db-4deb-af9d-b71d9c93bcbc_ActionId">
    <vt:lpwstr>f18e7b95-a7fc-4a5e-ba07-7fae5a7c3aec</vt:lpwstr>
  </property>
  <property fmtid="{D5CDD505-2E9C-101B-9397-08002B2CF9AE}" pid="11" name="MSIP_Label_9c03f50a-64db-4deb-af9d-b71d9c93bcbc_ContentBits">
    <vt:lpwstr>0</vt:lpwstr>
  </property>
  <property fmtid="{D5CDD505-2E9C-101B-9397-08002B2CF9AE}" pid="12" name="MSIP_Label_9c03f50a-64db-4deb-af9d-b71d9c93bcbc_Tag">
    <vt:lpwstr>10, 3, 0, 2</vt:lpwstr>
  </property>
  <property fmtid="{D5CDD505-2E9C-101B-9397-08002B2CF9AE}" pid="14" name="docLang">
    <vt:lpwstr>es</vt:lpwstr>
  </property>
</Properties>
</file>